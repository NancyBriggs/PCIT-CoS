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E9F881" w14:textId="7BFB0777" w:rsidR="002A27DF" w:rsidRPr="007028CA" w:rsidRDefault="00AA7499" w:rsidP="002A27DF">
      <w:pPr>
        <w:widowControl w:val="0"/>
        <w:autoSpaceDE w:val="0"/>
        <w:autoSpaceDN w:val="0"/>
        <w:adjustRightInd w:val="0"/>
        <w:ind w:right="708"/>
        <w:rPr>
          <w:rFonts w:ascii="Times" w:hAnsi="Times" w:cs="Arial"/>
          <w:bCs/>
          <w:iCs/>
          <w:color w:val="000000"/>
          <w:sz w:val="20"/>
          <w:szCs w:val="20"/>
        </w:rPr>
      </w:pPr>
      <w:r>
        <w:rPr>
          <w:rFonts w:ascii="Times" w:hAnsi="Times" w:cs="Arial"/>
          <w:bCs/>
          <w:iCs/>
          <w:color w:val="000000"/>
          <w:sz w:val="20"/>
          <w:szCs w:val="20"/>
        </w:rPr>
        <w:t xml:space="preserve">Supplementary Table </w:t>
      </w:r>
      <w:r w:rsidR="006607FF">
        <w:rPr>
          <w:rFonts w:ascii="Times" w:hAnsi="Times" w:cs="Arial"/>
          <w:bCs/>
          <w:iCs/>
          <w:color w:val="000000"/>
          <w:sz w:val="20"/>
          <w:szCs w:val="20"/>
        </w:rPr>
        <w:t>2</w:t>
      </w:r>
      <w:r>
        <w:rPr>
          <w:rFonts w:ascii="Times" w:hAnsi="Times" w:cs="Arial"/>
          <w:bCs/>
          <w:iCs/>
          <w:color w:val="000000"/>
          <w:sz w:val="20"/>
          <w:szCs w:val="20"/>
        </w:rPr>
        <w:t xml:space="preserve">: Results of sensitivity analysis with imputed </w:t>
      </w:r>
      <w:r w:rsidR="002A27DF" w:rsidRPr="00AB5087">
        <w:rPr>
          <w:rFonts w:ascii="Times" w:hAnsi="Times" w:cs="Arial"/>
          <w:bCs/>
          <w:iCs/>
          <w:color w:val="000000"/>
          <w:sz w:val="20"/>
          <w:szCs w:val="20"/>
        </w:rPr>
        <w:t xml:space="preserve">Mean (SD) scores for </w:t>
      </w:r>
      <w:r w:rsidR="002A27DF">
        <w:rPr>
          <w:rFonts w:ascii="Times" w:hAnsi="Times" w:cs="Arial"/>
          <w:bCs/>
          <w:iCs/>
          <w:color w:val="000000"/>
          <w:sz w:val="20"/>
          <w:szCs w:val="20"/>
        </w:rPr>
        <w:t>caregiver outcomes</w:t>
      </w:r>
      <w:r w:rsidR="002A27DF" w:rsidRPr="00AB5087">
        <w:rPr>
          <w:rFonts w:ascii="Times" w:hAnsi="Times" w:cs="Arial"/>
          <w:bCs/>
          <w:iCs/>
          <w:color w:val="000000"/>
          <w:sz w:val="20"/>
          <w:szCs w:val="20"/>
        </w:rPr>
        <w:t xml:space="preserve"> by group, clinical significance of change in scores between Time 1 and Time 2</w:t>
      </w:r>
      <w:r w:rsidR="002A27DF">
        <w:rPr>
          <w:rFonts w:ascii="Times" w:hAnsi="Times" w:cs="Arial"/>
          <w:bCs/>
          <w:iCs/>
          <w:color w:val="000000"/>
          <w:sz w:val="20"/>
          <w:szCs w:val="20"/>
        </w:rPr>
        <w:t xml:space="preserve">, and Time 1 and Time 3 </w:t>
      </w:r>
      <w:r w:rsidR="002A27DF" w:rsidRPr="00AB5087">
        <w:rPr>
          <w:rFonts w:ascii="Times" w:hAnsi="Times" w:cs="Arial"/>
          <w:bCs/>
          <w:iCs/>
          <w:color w:val="000000"/>
          <w:sz w:val="20"/>
          <w:szCs w:val="20"/>
        </w:rPr>
        <w:t>assessments by group</w:t>
      </w:r>
      <w:r w:rsidR="002A27DF">
        <w:rPr>
          <w:rFonts w:ascii="Times" w:hAnsi="Times" w:cs="Arial"/>
          <w:bCs/>
          <w:iCs/>
          <w:color w:val="000000"/>
          <w:sz w:val="20"/>
          <w:szCs w:val="20"/>
        </w:rPr>
        <w:t xml:space="preserve"> </w:t>
      </w:r>
      <w:r w:rsidR="002A27DF" w:rsidRPr="00AB5087">
        <w:rPr>
          <w:rFonts w:ascii="Times" w:hAnsi="Times" w:cs="Arial"/>
          <w:bCs/>
          <w:iCs/>
          <w:color w:val="000000"/>
          <w:sz w:val="20"/>
          <w:szCs w:val="20"/>
        </w:rPr>
        <w:t>(Cohen’s d effect sizes) and between-group differences at Time 1</w:t>
      </w:r>
      <w:r w:rsidR="002A27DF">
        <w:rPr>
          <w:rFonts w:ascii="Times" w:hAnsi="Times" w:cs="Arial"/>
          <w:bCs/>
          <w:iCs/>
          <w:color w:val="000000"/>
          <w:sz w:val="20"/>
          <w:szCs w:val="20"/>
        </w:rPr>
        <w:t xml:space="preserve">, </w:t>
      </w:r>
      <w:r w:rsidR="002A27DF" w:rsidRPr="00AB5087">
        <w:rPr>
          <w:rFonts w:ascii="Times" w:hAnsi="Times" w:cs="Arial"/>
          <w:bCs/>
          <w:iCs/>
          <w:color w:val="000000"/>
          <w:sz w:val="20"/>
          <w:szCs w:val="20"/>
        </w:rPr>
        <w:t>Time 2</w:t>
      </w:r>
      <w:r w:rsidR="002A27DF">
        <w:rPr>
          <w:rFonts w:ascii="Times" w:hAnsi="Times" w:cs="Arial"/>
          <w:bCs/>
          <w:iCs/>
          <w:color w:val="000000"/>
          <w:sz w:val="20"/>
          <w:szCs w:val="20"/>
        </w:rPr>
        <w:t xml:space="preserve"> and Time 3 </w:t>
      </w:r>
      <w:r w:rsidR="002A27DF" w:rsidRPr="00AB5087">
        <w:rPr>
          <w:rFonts w:ascii="Times" w:hAnsi="Times" w:cs="Arial"/>
          <w:bCs/>
          <w:iCs/>
          <w:color w:val="000000"/>
          <w:sz w:val="20"/>
          <w:szCs w:val="20"/>
        </w:rPr>
        <w:t xml:space="preserve"> </w:t>
      </w:r>
    </w:p>
    <w:tbl>
      <w:tblPr>
        <w:tblStyle w:val="TableGrid"/>
        <w:tblpPr w:leftFromText="180" w:rightFromText="180" w:vertAnchor="page" w:horzAnchor="margin" w:tblpX="-567" w:tblpY="2185"/>
        <w:tblW w:w="15163" w:type="dxa"/>
        <w:tblLayout w:type="fixed"/>
        <w:tblLook w:val="04A0" w:firstRow="1" w:lastRow="0" w:firstColumn="1" w:lastColumn="0" w:noHBand="0" w:noVBand="1"/>
      </w:tblPr>
      <w:tblGrid>
        <w:gridCol w:w="1132"/>
        <w:gridCol w:w="987"/>
        <w:gridCol w:w="705"/>
        <w:gridCol w:w="706"/>
        <w:gridCol w:w="709"/>
        <w:gridCol w:w="1001"/>
        <w:gridCol w:w="992"/>
        <w:gridCol w:w="708"/>
        <w:gridCol w:w="709"/>
        <w:gridCol w:w="709"/>
        <w:gridCol w:w="851"/>
        <w:gridCol w:w="826"/>
        <w:gridCol w:w="708"/>
        <w:gridCol w:w="709"/>
        <w:gridCol w:w="934"/>
        <w:gridCol w:w="782"/>
        <w:gridCol w:w="1144"/>
        <w:gridCol w:w="851"/>
      </w:tblGrid>
      <w:tr w:rsidR="002A27DF" w:rsidRPr="00716D00" w14:paraId="750EDC01" w14:textId="77777777" w:rsidTr="00421A3E">
        <w:tc>
          <w:tcPr>
            <w:tcW w:w="1132" w:type="dxa"/>
            <w:shd w:val="clear" w:color="auto" w:fill="auto"/>
          </w:tcPr>
          <w:p w14:paraId="71801C9B" w14:textId="77777777" w:rsidR="002A27DF" w:rsidRPr="00716D00" w:rsidRDefault="002A27DF" w:rsidP="002A27DF">
            <w:pPr>
              <w:rPr>
                <w:b/>
                <w:sz w:val="15"/>
                <w:szCs w:val="15"/>
              </w:rPr>
            </w:pPr>
            <w:bookmarkStart w:id="0" w:name="_Hlk145794408"/>
            <w:bookmarkStart w:id="1" w:name="_Hlk161757348"/>
          </w:p>
        </w:tc>
        <w:tc>
          <w:tcPr>
            <w:tcW w:w="987" w:type="dxa"/>
            <w:shd w:val="clear" w:color="auto" w:fill="auto"/>
          </w:tcPr>
          <w:p w14:paraId="5AD6580C" w14:textId="77777777" w:rsidR="002A27DF" w:rsidRPr="00716D00" w:rsidRDefault="002A27DF" w:rsidP="002A27DF">
            <w:pPr>
              <w:rPr>
                <w:b/>
                <w:sz w:val="15"/>
                <w:szCs w:val="15"/>
              </w:rPr>
            </w:pPr>
          </w:p>
        </w:tc>
        <w:tc>
          <w:tcPr>
            <w:tcW w:w="705" w:type="dxa"/>
            <w:shd w:val="clear" w:color="auto" w:fill="auto"/>
          </w:tcPr>
          <w:p w14:paraId="6BFCBA5E" w14:textId="64D44357" w:rsidR="002A27DF" w:rsidRPr="00716D00" w:rsidRDefault="002A27DF" w:rsidP="002A27DF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sz w:val="15"/>
                <w:szCs w:val="15"/>
              </w:rPr>
              <w:t>PCIT-T (</w:t>
            </w:r>
            <w:r w:rsidRPr="00716D00">
              <w:rPr>
                <w:b/>
                <w:i/>
                <w:iCs/>
                <w:sz w:val="15"/>
                <w:szCs w:val="15"/>
              </w:rPr>
              <w:t>n</w:t>
            </w:r>
            <w:r w:rsidRPr="00716D00">
              <w:rPr>
                <w:b/>
                <w:sz w:val="15"/>
                <w:szCs w:val="15"/>
              </w:rPr>
              <w:t>=30)</w:t>
            </w:r>
          </w:p>
        </w:tc>
        <w:tc>
          <w:tcPr>
            <w:tcW w:w="706" w:type="dxa"/>
            <w:shd w:val="clear" w:color="auto" w:fill="auto"/>
          </w:tcPr>
          <w:p w14:paraId="5986AB92" w14:textId="77777777" w:rsidR="002A27DF" w:rsidRPr="00716D00" w:rsidRDefault="002A27DF" w:rsidP="002A27DF">
            <w:pPr>
              <w:rPr>
                <w:b/>
                <w:sz w:val="15"/>
                <w:szCs w:val="15"/>
              </w:rPr>
            </w:pPr>
          </w:p>
        </w:tc>
        <w:tc>
          <w:tcPr>
            <w:tcW w:w="709" w:type="dxa"/>
            <w:shd w:val="clear" w:color="auto" w:fill="auto"/>
          </w:tcPr>
          <w:p w14:paraId="1E70F0F5" w14:textId="77777777" w:rsidR="002A27DF" w:rsidRPr="00716D00" w:rsidRDefault="002A27DF" w:rsidP="002A27DF">
            <w:pPr>
              <w:rPr>
                <w:b/>
                <w:sz w:val="15"/>
                <w:szCs w:val="15"/>
              </w:rPr>
            </w:pPr>
          </w:p>
        </w:tc>
        <w:tc>
          <w:tcPr>
            <w:tcW w:w="1001" w:type="dxa"/>
            <w:shd w:val="clear" w:color="auto" w:fill="auto"/>
          </w:tcPr>
          <w:p w14:paraId="6DD8B693" w14:textId="77777777" w:rsidR="002A27DF" w:rsidRPr="00716D00" w:rsidRDefault="002A27DF" w:rsidP="002A27DF">
            <w:pPr>
              <w:rPr>
                <w:b/>
                <w:sz w:val="15"/>
                <w:szCs w:val="15"/>
              </w:rPr>
            </w:pPr>
          </w:p>
        </w:tc>
        <w:tc>
          <w:tcPr>
            <w:tcW w:w="992" w:type="dxa"/>
            <w:shd w:val="clear" w:color="auto" w:fill="auto"/>
          </w:tcPr>
          <w:p w14:paraId="2DE121DC" w14:textId="77777777" w:rsidR="002A27DF" w:rsidRPr="007C3F46" w:rsidRDefault="002A27DF" w:rsidP="002A27DF">
            <w:pPr>
              <w:rPr>
                <w:b/>
                <w:sz w:val="15"/>
                <w:szCs w:val="15"/>
              </w:rPr>
            </w:pPr>
          </w:p>
        </w:tc>
        <w:tc>
          <w:tcPr>
            <w:tcW w:w="708" w:type="dxa"/>
            <w:shd w:val="clear" w:color="auto" w:fill="auto"/>
          </w:tcPr>
          <w:p w14:paraId="30DCC386" w14:textId="48D73A88" w:rsidR="002A27DF" w:rsidRPr="007D28E5" w:rsidRDefault="002A27DF" w:rsidP="002A27DF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sz w:val="15"/>
                <w:szCs w:val="15"/>
              </w:rPr>
              <w:t>COS-P (</w:t>
            </w:r>
            <w:r w:rsidRPr="00716D00">
              <w:rPr>
                <w:b/>
                <w:i/>
                <w:iCs/>
                <w:sz w:val="15"/>
                <w:szCs w:val="15"/>
              </w:rPr>
              <w:t>n</w:t>
            </w:r>
            <w:r w:rsidRPr="00716D00">
              <w:rPr>
                <w:b/>
                <w:sz w:val="15"/>
                <w:szCs w:val="15"/>
              </w:rPr>
              <w:t>=2</w:t>
            </w:r>
            <w:r>
              <w:rPr>
                <w:b/>
                <w:sz w:val="15"/>
                <w:szCs w:val="15"/>
              </w:rPr>
              <w:t>8</w:t>
            </w:r>
            <w:r w:rsidRPr="00716D00">
              <w:rPr>
                <w:b/>
                <w:sz w:val="15"/>
                <w:szCs w:val="15"/>
              </w:rPr>
              <w:t>)</w:t>
            </w:r>
          </w:p>
        </w:tc>
        <w:tc>
          <w:tcPr>
            <w:tcW w:w="709" w:type="dxa"/>
            <w:shd w:val="clear" w:color="auto" w:fill="auto"/>
          </w:tcPr>
          <w:p w14:paraId="2045B3EA" w14:textId="77777777" w:rsidR="002A27DF" w:rsidRPr="007D28E5" w:rsidRDefault="002A27DF" w:rsidP="002A27DF">
            <w:pPr>
              <w:rPr>
                <w:b/>
                <w:sz w:val="15"/>
                <w:szCs w:val="15"/>
              </w:rPr>
            </w:pPr>
          </w:p>
        </w:tc>
        <w:tc>
          <w:tcPr>
            <w:tcW w:w="709" w:type="dxa"/>
            <w:shd w:val="clear" w:color="auto" w:fill="auto"/>
          </w:tcPr>
          <w:p w14:paraId="2D13CF62" w14:textId="77777777" w:rsidR="002A27DF" w:rsidRPr="007D28E5" w:rsidRDefault="002A27DF" w:rsidP="002A27DF">
            <w:pPr>
              <w:rPr>
                <w:b/>
                <w:sz w:val="15"/>
                <w:szCs w:val="15"/>
              </w:rPr>
            </w:pPr>
          </w:p>
        </w:tc>
        <w:tc>
          <w:tcPr>
            <w:tcW w:w="851" w:type="dxa"/>
            <w:shd w:val="clear" w:color="auto" w:fill="auto"/>
          </w:tcPr>
          <w:p w14:paraId="6C079EFE" w14:textId="77777777" w:rsidR="002A27DF" w:rsidRPr="007D28E5" w:rsidRDefault="002A27DF" w:rsidP="002A27DF">
            <w:pPr>
              <w:rPr>
                <w:b/>
                <w:sz w:val="15"/>
                <w:szCs w:val="15"/>
              </w:rPr>
            </w:pPr>
          </w:p>
        </w:tc>
        <w:tc>
          <w:tcPr>
            <w:tcW w:w="826" w:type="dxa"/>
            <w:shd w:val="clear" w:color="auto" w:fill="auto"/>
          </w:tcPr>
          <w:p w14:paraId="7B6B5F8B" w14:textId="77777777" w:rsidR="002A27DF" w:rsidRPr="007C3F46" w:rsidRDefault="002A27DF" w:rsidP="002A27DF">
            <w:pPr>
              <w:rPr>
                <w:b/>
                <w:sz w:val="15"/>
                <w:szCs w:val="15"/>
              </w:rPr>
            </w:pPr>
          </w:p>
        </w:tc>
        <w:tc>
          <w:tcPr>
            <w:tcW w:w="708" w:type="dxa"/>
            <w:shd w:val="clear" w:color="auto" w:fill="auto"/>
          </w:tcPr>
          <w:p w14:paraId="55D082BF" w14:textId="77777777" w:rsidR="002A27DF" w:rsidRPr="00716D00" w:rsidRDefault="002A27DF" w:rsidP="002A27DF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sz w:val="15"/>
                <w:szCs w:val="15"/>
              </w:rPr>
              <w:t>Waitlist (</w:t>
            </w:r>
            <w:r w:rsidRPr="00716D00">
              <w:rPr>
                <w:b/>
                <w:i/>
                <w:iCs/>
                <w:sz w:val="15"/>
                <w:szCs w:val="15"/>
              </w:rPr>
              <w:t>n</w:t>
            </w:r>
            <w:r w:rsidRPr="00716D00">
              <w:rPr>
                <w:b/>
                <w:sz w:val="15"/>
                <w:szCs w:val="15"/>
              </w:rPr>
              <w:t>=26)</w:t>
            </w:r>
          </w:p>
          <w:p w14:paraId="613D5FA4" w14:textId="77777777" w:rsidR="002A27DF" w:rsidRPr="00716D00" w:rsidRDefault="002A27DF" w:rsidP="002A27DF">
            <w:pPr>
              <w:rPr>
                <w:b/>
                <w:sz w:val="15"/>
                <w:szCs w:val="15"/>
              </w:rPr>
            </w:pPr>
          </w:p>
        </w:tc>
        <w:tc>
          <w:tcPr>
            <w:tcW w:w="709" w:type="dxa"/>
            <w:shd w:val="clear" w:color="auto" w:fill="auto"/>
          </w:tcPr>
          <w:p w14:paraId="0A8AF212" w14:textId="77777777" w:rsidR="002A27DF" w:rsidRPr="00716D00" w:rsidRDefault="002A27DF" w:rsidP="002A27DF">
            <w:pPr>
              <w:rPr>
                <w:b/>
                <w:sz w:val="15"/>
                <w:szCs w:val="15"/>
              </w:rPr>
            </w:pPr>
          </w:p>
        </w:tc>
        <w:tc>
          <w:tcPr>
            <w:tcW w:w="934" w:type="dxa"/>
            <w:shd w:val="clear" w:color="auto" w:fill="auto"/>
          </w:tcPr>
          <w:p w14:paraId="0F7547B3" w14:textId="77777777" w:rsidR="002A27DF" w:rsidRPr="00716D00" w:rsidRDefault="002A27DF" w:rsidP="002A27DF">
            <w:pPr>
              <w:rPr>
                <w:b/>
                <w:sz w:val="15"/>
                <w:szCs w:val="15"/>
              </w:rPr>
            </w:pPr>
          </w:p>
        </w:tc>
        <w:tc>
          <w:tcPr>
            <w:tcW w:w="782" w:type="dxa"/>
            <w:shd w:val="clear" w:color="auto" w:fill="auto"/>
          </w:tcPr>
          <w:p w14:paraId="214C697B" w14:textId="1D14D81F" w:rsidR="002A27DF" w:rsidRPr="00716D00" w:rsidRDefault="002A27DF" w:rsidP="002A27DF">
            <w:pPr>
              <w:ind w:right="-108"/>
              <w:rPr>
                <w:b/>
                <w:i/>
                <w:iCs/>
                <w:sz w:val="15"/>
                <w:szCs w:val="15"/>
              </w:rPr>
            </w:pPr>
            <w:r w:rsidRPr="00716D00">
              <w:rPr>
                <w:b/>
                <w:sz w:val="15"/>
                <w:szCs w:val="15"/>
              </w:rPr>
              <w:t>T1 group diff</w:t>
            </w:r>
          </w:p>
        </w:tc>
        <w:tc>
          <w:tcPr>
            <w:tcW w:w="1144" w:type="dxa"/>
            <w:shd w:val="clear" w:color="auto" w:fill="auto"/>
          </w:tcPr>
          <w:p w14:paraId="0B776A28" w14:textId="6F60F435" w:rsidR="002A27DF" w:rsidRPr="00716D00" w:rsidRDefault="002A27DF" w:rsidP="002A27DF">
            <w:pPr>
              <w:rPr>
                <w:b/>
                <w:i/>
                <w:iCs/>
                <w:sz w:val="15"/>
                <w:szCs w:val="15"/>
              </w:rPr>
            </w:pPr>
            <w:r w:rsidRPr="00716D00">
              <w:rPr>
                <w:b/>
                <w:sz w:val="15"/>
                <w:szCs w:val="15"/>
              </w:rPr>
              <w:t>T2 group diff</w:t>
            </w:r>
          </w:p>
        </w:tc>
        <w:tc>
          <w:tcPr>
            <w:tcW w:w="851" w:type="dxa"/>
            <w:shd w:val="clear" w:color="auto" w:fill="auto"/>
          </w:tcPr>
          <w:p w14:paraId="7F30252B" w14:textId="7585953A" w:rsidR="002A27DF" w:rsidRPr="00716D00" w:rsidRDefault="002A27DF" w:rsidP="002A27DF">
            <w:pPr>
              <w:rPr>
                <w:b/>
                <w:i/>
                <w:iCs/>
                <w:sz w:val="15"/>
                <w:szCs w:val="15"/>
              </w:rPr>
            </w:pPr>
            <w:r w:rsidRPr="00716D00">
              <w:rPr>
                <w:b/>
                <w:sz w:val="15"/>
                <w:szCs w:val="15"/>
              </w:rPr>
              <w:t>T3 group diff</w:t>
            </w:r>
          </w:p>
        </w:tc>
      </w:tr>
      <w:tr w:rsidR="002A27DF" w:rsidRPr="00716D00" w14:paraId="44F4754D" w14:textId="77777777" w:rsidTr="00421A3E">
        <w:tc>
          <w:tcPr>
            <w:tcW w:w="1132" w:type="dxa"/>
            <w:shd w:val="clear" w:color="auto" w:fill="auto"/>
          </w:tcPr>
          <w:p w14:paraId="1740FFDE" w14:textId="77777777" w:rsidR="002A27DF" w:rsidRPr="00716D00" w:rsidRDefault="002A27DF" w:rsidP="002A27DF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sz w:val="15"/>
                <w:szCs w:val="15"/>
              </w:rPr>
              <w:t xml:space="preserve">Variable </w:t>
            </w:r>
          </w:p>
        </w:tc>
        <w:tc>
          <w:tcPr>
            <w:tcW w:w="987" w:type="dxa"/>
            <w:shd w:val="clear" w:color="auto" w:fill="auto"/>
          </w:tcPr>
          <w:p w14:paraId="33A49B93" w14:textId="77777777" w:rsidR="002A27DF" w:rsidRPr="00716D00" w:rsidRDefault="002A27DF" w:rsidP="002A27DF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sz w:val="15"/>
                <w:szCs w:val="15"/>
              </w:rPr>
              <w:t>Measures</w:t>
            </w:r>
          </w:p>
        </w:tc>
        <w:tc>
          <w:tcPr>
            <w:tcW w:w="705" w:type="dxa"/>
            <w:shd w:val="clear" w:color="auto" w:fill="auto"/>
          </w:tcPr>
          <w:p w14:paraId="4CF12B85" w14:textId="77777777" w:rsidR="002A27DF" w:rsidRPr="00716D00" w:rsidRDefault="002A27DF" w:rsidP="002A27DF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sz w:val="15"/>
                <w:szCs w:val="15"/>
              </w:rPr>
              <w:t>T1 Mean (SD)</w:t>
            </w:r>
          </w:p>
        </w:tc>
        <w:tc>
          <w:tcPr>
            <w:tcW w:w="706" w:type="dxa"/>
            <w:shd w:val="clear" w:color="auto" w:fill="auto"/>
          </w:tcPr>
          <w:p w14:paraId="5B1F7457" w14:textId="77777777" w:rsidR="002A27DF" w:rsidRPr="00716D00" w:rsidRDefault="002A27DF" w:rsidP="002A27DF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sz w:val="15"/>
                <w:szCs w:val="15"/>
              </w:rPr>
              <w:t>T2 Mean (SD)</w:t>
            </w:r>
          </w:p>
        </w:tc>
        <w:tc>
          <w:tcPr>
            <w:tcW w:w="709" w:type="dxa"/>
            <w:shd w:val="clear" w:color="auto" w:fill="auto"/>
          </w:tcPr>
          <w:p w14:paraId="60BF2471" w14:textId="77777777" w:rsidR="002A27DF" w:rsidRPr="00716D00" w:rsidRDefault="002A27DF" w:rsidP="002A27DF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sz w:val="15"/>
                <w:szCs w:val="15"/>
              </w:rPr>
              <w:t>T3 Mean (SD)</w:t>
            </w:r>
          </w:p>
        </w:tc>
        <w:tc>
          <w:tcPr>
            <w:tcW w:w="1001" w:type="dxa"/>
            <w:shd w:val="clear" w:color="auto" w:fill="auto"/>
          </w:tcPr>
          <w:p w14:paraId="1FE5E00A" w14:textId="77777777" w:rsidR="002A27DF" w:rsidRPr="00716D00" w:rsidRDefault="002A27DF" w:rsidP="002A27DF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sz w:val="15"/>
                <w:szCs w:val="15"/>
              </w:rPr>
              <w:t xml:space="preserve"> T1</w:t>
            </w:r>
            <w:r w:rsidRPr="00716D00">
              <w:rPr>
                <w:b/>
                <w:sz w:val="15"/>
                <w:szCs w:val="15"/>
              </w:rPr>
              <w:sym w:font="Wingdings" w:char="F0E0"/>
            </w:r>
            <w:r w:rsidRPr="00716D00">
              <w:rPr>
                <w:b/>
                <w:sz w:val="15"/>
                <w:szCs w:val="15"/>
              </w:rPr>
              <w:t xml:space="preserve"> T2 </w:t>
            </w:r>
          </w:p>
          <w:p w14:paraId="50D0A311" w14:textId="1A0A82AB" w:rsidR="002A27DF" w:rsidRPr="00716D00" w:rsidRDefault="002A27DF" w:rsidP="002A27DF">
            <w:pPr>
              <w:ind w:right="-112"/>
              <w:rPr>
                <w:b/>
                <w:i/>
                <w:iCs/>
                <w:sz w:val="15"/>
                <w:szCs w:val="15"/>
              </w:rPr>
            </w:pPr>
            <w:r w:rsidRPr="00716D00">
              <w:rPr>
                <w:b/>
                <w:i/>
                <w:iCs/>
                <w:sz w:val="15"/>
                <w:szCs w:val="15"/>
              </w:rPr>
              <w:t>p, ES (d)</w:t>
            </w:r>
          </w:p>
        </w:tc>
        <w:tc>
          <w:tcPr>
            <w:tcW w:w="992" w:type="dxa"/>
            <w:shd w:val="clear" w:color="auto" w:fill="auto"/>
          </w:tcPr>
          <w:p w14:paraId="6F0CAF4B" w14:textId="77777777" w:rsidR="002A27DF" w:rsidRPr="007C3F46" w:rsidRDefault="002A27DF" w:rsidP="002A27DF">
            <w:pPr>
              <w:rPr>
                <w:b/>
                <w:sz w:val="15"/>
                <w:szCs w:val="15"/>
              </w:rPr>
            </w:pPr>
            <w:r w:rsidRPr="007C3F46">
              <w:rPr>
                <w:b/>
                <w:sz w:val="15"/>
                <w:szCs w:val="15"/>
              </w:rPr>
              <w:t>T1</w:t>
            </w:r>
            <w:r w:rsidRPr="007C3F46">
              <w:rPr>
                <w:b/>
                <w:sz w:val="15"/>
                <w:szCs w:val="15"/>
              </w:rPr>
              <w:sym w:font="Wingdings" w:char="F0E0"/>
            </w:r>
            <w:r w:rsidRPr="007C3F46">
              <w:rPr>
                <w:b/>
                <w:sz w:val="15"/>
                <w:szCs w:val="15"/>
              </w:rPr>
              <w:t xml:space="preserve"> T3 </w:t>
            </w:r>
          </w:p>
          <w:p w14:paraId="54ADD492" w14:textId="57BD8895" w:rsidR="002A27DF" w:rsidRPr="007C3F46" w:rsidRDefault="002A27DF" w:rsidP="002A27DF">
            <w:pPr>
              <w:rPr>
                <w:b/>
                <w:sz w:val="15"/>
                <w:szCs w:val="15"/>
              </w:rPr>
            </w:pPr>
            <w:r w:rsidRPr="007C3F46">
              <w:rPr>
                <w:b/>
                <w:i/>
                <w:iCs/>
                <w:sz w:val="15"/>
                <w:szCs w:val="15"/>
              </w:rPr>
              <w:t>p, ES (d)</w:t>
            </w:r>
          </w:p>
        </w:tc>
        <w:tc>
          <w:tcPr>
            <w:tcW w:w="708" w:type="dxa"/>
            <w:shd w:val="clear" w:color="auto" w:fill="auto"/>
          </w:tcPr>
          <w:p w14:paraId="2BC0B67D" w14:textId="77777777" w:rsidR="002A27DF" w:rsidRPr="007D28E5" w:rsidRDefault="002A27DF" w:rsidP="002A27DF">
            <w:pPr>
              <w:rPr>
                <w:b/>
                <w:sz w:val="15"/>
                <w:szCs w:val="15"/>
              </w:rPr>
            </w:pPr>
            <w:r w:rsidRPr="007D28E5">
              <w:rPr>
                <w:b/>
                <w:sz w:val="15"/>
                <w:szCs w:val="15"/>
              </w:rPr>
              <w:t>T1 M (SD)</w:t>
            </w:r>
          </w:p>
        </w:tc>
        <w:tc>
          <w:tcPr>
            <w:tcW w:w="709" w:type="dxa"/>
            <w:shd w:val="clear" w:color="auto" w:fill="auto"/>
          </w:tcPr>
          <w:p w14:paraId="1B259DE6" w14:textId="77777777" w:rsidR="002A27DF" w:rsidRPr="007D28E5" w:rsidRDefault="002A27DF" w:rsidP="002A27DF">
            <w:pPr>
              <w:rPr>
                <w:b/>
                <w:sz w:val="15"/>
                <w:szCs w:val="15"/>
              </w:rPr>
            </w:pPr>
            <w:r w:rsidRPr="007D28E5">
              <w:rPr>
                <w:b/>
                <w:sz w:val="15"/>
                <w:szCs w:val="15"/>
              </w:rPr>
              <w:t>T2 M (SD)</w:t>
            </w:r>
          </w:p>
        </w:tc>
        <w:tc>
          <w:tcPr>
            <w:tcW w:w="709" w:type="dxa"/>
            <w:shd w:val="clear" w:color="auto" w:fill="auto"/>
          </w:tcPr>
          <w:p w14:paraId="0D2734C8" w14:textId="77777777" w:rsidR="002A27DF" w:rsidRPr="007D28E5" w:rsidRDefault="002A27DF" w:rsidP="002A27DF">
            <w:pPr>
              <w:rPr>
                <w:b/>
                <w:sz w:val="15"/>
                <w:szCs w:val="15"/>
              </w:rPr>
            </w:pPr>
            <w:r w:rsidRPr="007D28E5">
              <w:rPr>
                <w:b/>
                <w:sz w:val="15"/>
                <w:szCs w:val="15"/>
              </w:rPr>
              <w:t>T3 M (SD)</w:t>
            </w:r>
          </w:p>
        </w:tc>
        <w:tc>
          <w:tcPr>
            <w:tcW w:w="851" w:type="dxa"/>
            <w:shd w:val="clear" w:color="auto" w:fill="auto"/>
          </w:tcPr>
          <w:p w14:paraId="3420A749" w14:textId="77777777" w:rsidR="002A27DF" w:rsidRPr="007D28E5" w:rsidRDefault="002A27DF" w:rsidP="002A27DF">
            <w:pPr>
              <w:rPr>
                <w:b/>
                <w:sz w:val="15"/>
                <w:szCs w:val="15"/>
              </w:rPr>
            </w:pPr>
            <w:r w:rsidRPr="007D28E5">
              <w:rPr>
                <w:b/>
                <w:sz w:val="15"/>
                <w:szCs w:val="15"/>
              </w:rPr>
              <w:t>T1</w:t>
            </w:r>
            <w:r w:rsidRPr="007D28E5">
              <w:rPr>
                <w:b/>
                <w:sz w:val="15"/>
                <w:szCs w:val="15"/>
              </w:rPr>
              <w:sym w:font="Wingdings" w:char="F0E0"/>
            </w:r>
            <w:r w:rsidRPr="007D28E5">
              <w:rPr>
                <w:b/>
                <w:sz w:val="15"/>
                <w:szCs w:val="15"/>
              </w:rPr>
              <w:t xml:space="preserve"> T2</w:t>
            </w:r>
          </w:p>
          <w:p w14:paraId="63BE720F" w14:textId="35A28772" w:rsidR="002A27DF" w:rsidRPr="007D28E5" w:rsidRDefault="002A27DF" w:rsidP="002A27DF">
            <w:pPr>
              <w:rPr>
                <w:b/>
                <w:sz w:val="15"/>
                <w:szCs w:val="15"/>
              </w:rPr>
            </w:pPr>
            <w:r w:rsidRPr="007D28E5">
              <w:rPr>
                <w:b/>
                <w:i/>
                <w:iCs/>
                <w:sz w:val="15"/>
                <w:szCs w:val="15"/>
              </w:rPr>
              <w:t>p, ES (d)</w:t>
            </w:r>
          </w:p>
        </w:tc>
        <w:tc>
          <w:tcPr>
            <w:tcW w:w="826" w:type="dxa"/>
            <w:shd w:val="clear" w:color="auto" w:fill="auto"/>
          </w:tcPr>
          <w:p w14:paraId="1C2AA1C9" w14:textId="77777777" w:rsidR="002A27DF" w:rsidRPr="007C3F46" w:rsidRDefault="002A27DF" w:rsidP="002A27DF">
            <w:pPr>
              <w:rPr>
                <w:b/>
                <w:sz w:val="15"/>
                <w:szCs w:val="15"/>
              </w:rPr>
            </w:pPr>
            <w:r w:rsidRPr="007C3F46">
              <w:rPr>
                <w:b/>
                <w:sz w:val="15"/>
                <w:szCs w:val="15"/>
              </w:rPr>
              <w:t>T1</w:t>
            </w:r>
            <w:r w:rsidRPr="007C3F46">
              <w:rPr>
                <w:b/>
                <w:sz w:val="15"/>
                <w:szCs w:val="15"/>
              </w:rPr>
              <w:sym w:font="Wingdings" w:char="F0E0"/>
            </w:r>
            <w:r w:rsidRPr="007C3F46">
              <w:rPr>
                <w:b/>
                <w:sz w:val="15"/>
                <w:szCs w:val="15"/>
              </w:rPr>
              <w:t xml:space="preserve"> T3 </w:t>
            </w:r>
          </w:p>
          <w:p w14:paraId="2A8D6AEC" w14:textId="3B6871F9" w:rsidR="002A27DF" w:rsidRPr="007D28E5" w:rsidRDefault="002A27DF" w:rsidP="002A27DF">
            <w:pPr>
              <w:rPr>
                <w:b/>
                <w:sz w:val="15"/>
                <w:szCs w:val="15"/>
              </w:rPr>
            </w:pPr>
            <w:r w:rsidRPr="007C3F46">
              <w:rPr>
                <w:b/>
                <w:i/>
                <w:iCs/>
                <w:sz w:val="15"/>
                <w:szCs w:val="15"/>
              </w:rPr>
              <w:t>p, ES (d)</w:t>
            </w:r>
          </w:p>
        </w:tc>
        <w:tc>
          <w:tcPr>
            <w:tcW w:w="708" w:type="dxa"/>
            <w:shd w:val="clear" w:color="auto" w:fill="auto"/>
          </w:tcPr>
          <w:p w14:paraId="0E4B9D7B" w14:textId="77777777" w:rsidR="002A27DF" w:rsidRPr="00716D00" w:rsidRDefault="002A27DF" w:rsidP="002A27DF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sz w:val="15"/>
                <w:szCs w:val="15"/>
              </w:rPr>
              <w:t>T1 M (SD)</w:t>
            </w:r>
          </w:p>
        </w:tc>
        <w:tc>
          <w:tcPr>
            <w:tcW w:w="709" w:type="dxa"/>
            <w:shd w:val="clear" w:color="auto" w:fill="auto"/>
          </w:tcPr>
          <w:p w14:paraId="05E51E93" w14:textId="77777777" w:rsidR="002A27DF" w:rsidRPr="00716D00" w:rsidRDefault="002A27DF" w:rsidP="002A27DF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sz w:val="15"/>
                <w:szCs w:val="15"/>
              </w:rPr>
              <w:t>T2 M (SD)</w:t>
            </w:r>
          </w:p>
        </w:tc>
        <w:tc>
          <w:tcPr>
            <w:tcW w:w="934" w:type="dxa"/>
            <w:shd w:val="clear" w:color="auto" w:fill="auto"/>
          </w:tcPr>
          <w:p w14:paraId="41D2AB4B" w14:textId="77777777" w:rsidR="002A27DF" w:rsidRPr="00716D00" w:rsidRDefault="002A27DF" w:rsidP="002A27DF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sz w:val="15"/>
                <w:szCs w:val="15"/>
              </w:rPr>
              <w:t>T1</w:t>
            </w:r>
            <w:r w:rsidRPr="00716D00">
              <w:rPr>
                <w:b/>
                <w:sz w:val="15"/>
                <w:szCs w:val="15"/>
              </w:rPr>
              <w:sym w:font="Wingdings" w:char="F0E0"/>
            </w:r>
            <w:r w:rsidRPr="00716D00">
              <w:rPr>
                <w:b/>
                <w:sz w:val="15"/>
                <w:szCs w:val="15"/>
              </w:rPr>
              <w:t xml:space="preserve"> T2</w:t>
            </w:r>
          </w:p>
          <w:p w14:paraId="4A02376F" w14:textId="15540DCE" w:rsidR="002A27DF" w:rsidRPr="00716D00" w:rsidRDefault="002A27DF" w:rsidP="002A27DF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i/>
                <w:iCs/>
                <w:sz w:val="15"/>
                <w:szCs w:val="15"/>
              </w:rPr>
              <w:t>p, ES (d)</w:t>
            </w:r>
          </w:p>
        </w:tc>
        <w:tc>
          <w:tcPr>
            <w:tcW w:w="782" w:type="dxa"/>
            <w:shd w:val="clear" w:color="auto" w:fill="auto"/>
          </w:tcPr>
          <w:p w14:paraId="52157956" w14:textId="77777777" w:rsidR="002A27DF" w:rsidRPr="00716D00" w:rsidRDefault="002A27DF" w:rsidP="002A27DF">
            <w:pPr>
              <w:ind w:right="-108"/>
              <w:rPr>
                <w:b/>
                <w:sz w:val="15"/>
                <w:szCs w:val="15"/>
              </w:rPr>
            </w:pPr>
            <w:r w:rsidRPr="00716D00">
              <w:rPr>
                <w:b/>
                <w:i/>
                <w:iCs/>
                <w:sz w:val="15"/>
                <w:szCs w:val="15"/>
              </w:rPr>
              <w:t>No/Yes (p)</w:t>
            </w:r>
          </w:p>
        </w:tc>
        <w:tc>
          <w:tcPr>
            <w:tcW w:w="1144" w:type="dxa"/>
            <w:shd w:val="clear" w:color="auto" w:fill="auto"/>
          </w:tcPr>
          <w:p w14:paraId="1CDCB42F" w14:textId="77777777" w:rsidR="002A27DF" w:rsidRPr="00716D00" w:rsidRDefault="002A27DF" w:rsidP="002A27DF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i/>
                <w:iCs/>
                <w:sz w:val="15"/>
                <w:szCs w:val="15"/>
              </w:rPr>
              <w:t>No/Yes (p)</w:t>
            </w:r>
          </w:p>
        </w:tc>
        <w:tc>
          <w:tcPr>
            <w:tcW w:w="851" w:type="dxa"/>
            <w:shd w:val="clear" w:color="auto" w:fill="auto"/>
          </w:tcPr>
          <w:p w14:paraId="59F91DAE" w14:textId="77777777" w:rsidR="002A27DF" w:rsidRPr="00716D00" w:rsidRDefault="002A27DF" w:rsidP="002A27DF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i/>
                <w:iCs/>
                <w:sz w:val="15"/>
                <w:szCs w:val="15"/>
              </w:rPr>
              <w:t>No/Yes (p)</w:t>
            </w:r>
          </w:p>
        </w:tc>
      </w:tr>
      <w:tr w:rsidR="002A27DF" w:rsidRPr="00716D00" w14:paraId="070E72D5" w14:textId="77777777" w:rsidTr="00421A3E">
        <w:tc>
          <w:tcPr>
            <w:tcW w:w="1132" w:type="dxa"/>
            <w:shd w:val="clear" w:color="auto" w:fill="auto"/>
          </w:tcPr>
          <w:p w14:paraId="7144E3AF" w14:textId="77777777" w:rsidR="002A27DF" w:rsidRPr="00716D00" w:rsidRDefault="002A27DF" w:rsidP="002A27DF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716D00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 xml:space="preserve">Positive parenting </w:t>
            </w:r>
            <w:r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verbalizations</w:t>
            </w:r>
          </w:p>
        </w:tc>
        <w:tc>
          <w:tcPr>
            <w:tcW w:w="987" w:type="dxa"/>
            <w:shd w:val="clear" w:color="auto" w:fill="auto"/>
          </w:tcPr>
          <w:p w14:paraId="7ADFB32C" w14:textId="77777777" w:rsidR="002A27DF" w:rsidRPr="00716D00" w:rsidRDefault="002A27DF" w:rsidP="002A27DF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 xml:space="preserve">DPICS – LP </w:t>
            </w:r>
          </w:p>
        </w:tc>
        <w:tc>
          <w:tcPr>
            <w:tcW w:w="705" w:type="dxa"/>
            <w:shd w:val="clear" w:color="auto" w:fill="auto"/>
          </w:tcPr>
          <w:p w14:paraId="72E98FE6" w14:textId="7FDB898B" w:rsidR="002A27DF" w:rsidRPr="00716D00" w:rsidRDefault="002A27DF" w:rsidP="002A27DF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0,35 (0.61)</w:t>
            </w:r>
          </w:p>
        </w:tc>
        <w:tc>
          <w:tcPr>
            <w:tcW w:w="706" w:type="dxa"/>
            <w:shd w:val="clear" w:color="auto" w:fill="auto"/>
          </w:tcPr>
          <w:p w14:paraId="05426092" w14:textId="0F178427" w:rsidR="002A27DF" w:rsidRPr="00716D00" w:rsidRDefault="002A27DF" w:rsidP="002A27DF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5.93 (3.56)</w:t>
            </w:r>
          </w:p>
        </w:tc>
        <w:tc>
          <w:tcPr>
            <w:tcW w:w="709" w:type="dxa"/>
            <w:shd w:val="clear" w:color="auto" w:fill="auto"/>
          </w:tcPr>
          <w:p w14:paraId="5E7F77CF" w14:textId="0F74AFCE" w:rsidR="002A27DF" w:rsidRPr="00716D00" w:rsidRDefault="002A27DF" w:rsidP="002A27DF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2.99 (2.91)</w:t>
            </w:r>
          </w:p>
        </w:tc>
        <w:tc>
          <w:tcPr>
            <w:tcW w:w="1001" w:type="dxa"/>
            <w:shd w:val="clear" w:color="auto" w:fill="auto"/>
          </w:tcPr>
          <w:p w14:paraId="3D03A604" w14:textId="77777777" w:rsidR="002A27DF" w:rsidRDefault="002A27DF" w:rsidP="002A27DF">
            <w:pPr>
              <w:rPr>
                <w:ins w:id="2" w:author="Nancy Briggs" w:date="2024-10-11T10:12:00Z" w16du:dateUtc="2024-10-10T23:12:00Z"/>
                <w:b/>
                <w:bCs/>
                <w:sz w:val="15"/>
                <w:szCs w:val="15"/>
              </w:rPr>
            </w:pPr>
            <w:r w:rsidRPr="002A27DF">
              <w:rPr>
                <w:b/>
                <w:bCs/>
                <w:i/>
                <w:iCs/>
                <w:sz w:val="15"/>
                <w:szCs w:val="15"/>
              </w:rPr>
              <w:t>p</w:t>
            </w:r>
            <w:r w:rsidRPr="002A27DF">
              <w:rPr>
                <w:b/>
                <w:bCs/>
                <w:sz w:val="15"/>
                <w:szCs w:val="15"/>
              </w:rPr>
              <w:t xml:space="preserve"> &lt; .001*</w:t>
            </w:r>
          </w:p>
          <w:p w14:paraId="1782AFB5" w14:textId="4C768872" w:rsidR="00A26ED1" w:rsidRPr="002A27DF" w:rsidRDefault="00A26ED1" w:rsidP="002A27DF">
            <w:pPr>
              <w:rPr>
                <w:b/>
                <w:bCs/>
                <w:sz w:val="15"/>
                <w:szCs w:val="15"/>
              </w:rPr>
            </w:pPr>
            <w:ins w:id="3" w:author="Nancy Briggs" w:date="2024-10-11T10:12:00Z" w16du:dateUtc="2024-10-10T23:12:00Z">
              <w:r>
                <w:rPr>
                  <w:b/>
                  <w:bCs/>
                  <w:sz w:val="15"/>
                  <w:szCs w:val="15"/>
                </w:rPr>
                <w:t>RR=29.75</w:t>
              </w:r>
            </w:ins>
          </w:p>
        </w:tc>
        <w:tc>
          <w:tcPr>
            <w:tcW w:w="992" w:type="dxa"/>
            <w:shd w:val="clear" w:color="auto" w:fill="auto"/>
          </w:tcPr>
          <w:p w14:paraId="3B810A21" w14:textId="77777777" w:rsidR="002A27DF" w:rsidRDefault="002A27DF" w:rsidP="002A27DF">
            <w:pPr>
              <w:rPr>
                <w:ins w:id="4" w:author="Nancy Briggs" w:date="2024-10-11T10:12:00Z" w16du:dateUtc="2024-10-10T23:12:00Z"/>
                <w:b/>
                <w:bCs/>
                <w:sz w:val="15"/>
                <w:szCs w:val="15"/>
              </w:rPr>
            </w:pPr>
            <w:r w:rsidRPr="002A27DF">
              <w:rPr>
                <w:b/>
                <w:bCs/>
                <w:i/>
                <w:iCs/>
                <w:sz w:val="15"/>
                <w:szCs w:val="15"/>
              </w:rPr>
              <w:t>p</w:t>
            </w:r>
            <w:r w:rsidRPr="002A27DF">
              <w:rPr>
                <w:b/>
                <w:bCs/>
                <w:sz w:val="15"/>
                <w:szCs w:val="15"/>
              </w:rPr>
              <w:t xml:space="preserve"> &lt; .001*</w:t>
            </w:r>
            <w:r w:rsidR="00AA7499">
              <w:rPr>
                <w:b/>
                <w:bCs/>
                <w:sz w:val="15"/>
                <w:szCs w:val="15"/>
              </w:rPr>
              <w:t>*</w:t>
            </w:r>
          </w:p>
          <w:p w14:paraId="64688EB3" w14:textId="043C00F6" w:rsidR="00A26ED1" w:rsidRPr="00716D00" w:rsidRDefault="00A26ED1" w:rsidP="002A27DF">
            <w:pPr>
              <w:rPr>
                <w:b/>
                <w:bCs/>
                <w:sz w:val="15"/>
                <w:szCs w:val="15"/>
              </w:rPr>
            </w:pPr>
            <w:ins w:id="5" w:author="Nancy Briggs" w:date="2024-10-11T10:12:00Z" w16du:dateUtc="2024-10-10T23:12:00Z">
              <w:r>
                <w:rPr>
                  <w:b/>
                  <w:bCs/>
                  <w:sz w:val="15"/>
                  <w:szCs w:val="15"/>
                </w:rPr>
                <w:t>RR=15.77</w:t>
              </w:r>
            </w:ins>
          </w:p>
        </w:tc>
        <w:tc>
          <w:tcPr>
            <w:tcW w:w="708" w:type="dxa"/>
            <w:shd w:val="clear" w:color="auto" w:fill="auto"/>
          </w:tcPr>
          <w:p w14:paraId="1A374318" w14:textId="2A97D5A2" w:rsidR="002A27DF" w:rsidRPr="00716D00" w:rsidRDefault="002A27DF" w:rsidP="002A27DF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0.46 (0.70)</w:t>
            </w:r>
          </w:p>
        </w:tc>
        <w:tc>
          <w:tcPr>
            <w:tcW w:w="709" w:type="dxa"/>
            <w:shd w:val="clear" w:color="auto" w:fill="auto"/>
          </w:tcPr>
          <w:p w14:paraId="5515AFEE" w14:textId="52F73239" w:rsidR="002A27DF" w:rsidRPr="00716D00" w:rsidRDefault="002A27DF" w:rsidP="002A27DF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1.68 (2.04)</w:t>
            </w:r>
          </w:p>
        </w:tc>
        <w:tc>
          <w:tcPr>
            <w:tcW w:w="709" w:type="dxa"/>
            <w:shd w:val="clear" w:color="auto" w:fill="auto"/>
          </w:tcPr>
          <w:p w14:paraId="3C0B30DA" w14:textId="59B593A3" w:rsidR="002A27DF" w:rsidRPr="00716D00" w:rsidRDefault="002A27DF" w:rsidP="002A27DF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1.42 (1.80)</w:t>
            </w:r>
          </w:p>
        </w:tc>
        <w:tc>
          <w:tcPr>
            <w:tcW w:w="851" w:type="dxa"/>
            <w:shd w:val="clear" w:color="auto" w:fill="auto"/>
          </w:tcPr>
          <w:p w14:paraId="67FE64E1" w14:textId="77777777" w:rsidR="002A27DF" w:rsidRDefault="002A27DF" w:rsidP="002A27DF">
            <w:pPr>
              <w:rPr>
                <w:ins w:id="6" w:author="Nancy Briggs" w:date="2024-10-11T10:12:00Z" w16du:dateUtc="2024-10-10T23:12:00Z"/>
                <w:b/>
                <w:bCs/>
                <w:sz w:val="15"/>
                <w:szCs w:val="15"/>
              </w:rPr>
            </w:pPr>
            <w:r w:rsidRPr="002A27DF">
              <w:rPr>
                <w:b/>
                <w:bCs/>
                <w:i/>
                <w:iCs/>
                <w:sz w:val="15"/>
                <w:szCs w:val="15"/>
              </w:rPr>
              <w:t>p</w:t>
            </w:r>
            <w:r w:rsidRPr="002A27DF">
              <w:rPr>
                <w:b/>
                <w:bCs/>
                <w:sz w:val="15"/>
                <w:szCs w:val="15"/>
              </w:rPr>
              <w:t xml:space="preserve"> &lt; .001*</w:t>
            </w:r>
          </w:p>
          <w:p w14:paraId="71FBBE0B" w14:textId="573AC94F" w:rsidR="00A26ED1" w:rsidRPr="00716D00" w:rsidRDefault="00A26ED1" w:rsidP="002A27DF">
            <w:pPr>
              <w:rPr>
                <w:sz w:val="15"/>
                <w:szCs w:val="15"/>
              </w:rPr>
            </w:pPr>
            <w:ins w:id="7" w:author="Nancy Briggs" w:date="2024-10-11T10:12:00Z" w16du:dateUtc="2024-10-10T23:12:00Z">
              <w:r>
                <w:rPr>
                  <w:b/>
                  <w:bCs/>
                  <w:sz w:val="15"/>
                  <w:szCs w:val="15"/>
                </w:rPr>
                <w:t>RR=3.</w:t>
              </w:r>
            </w:ins>
            <w:ins w:id="8" w:author="Nancy Briggs" w:date="2024-10-11T10:13:00Z" w16du:dateUtc="2024-10-10T23:13:00Z">
              <w:r>
                <w:rPr>
                  <w:b/>
                  <w:bCs/>
                  <w:sz w:val="15"/>
                  <w:szCs w:val="15"/>
                </w:rPr>
                <w:t>25</w:t>
              </w:r>
            </w:ins>
          </w:p>
        </w:tc>
        <w:tc>
          <w:tcPr>
            <w:tcW w:w="826" w:type="dxa"/>
            <w:shd w:val="clear" w:color="auto" w:fill="auto"/>
          </w:tcPr>
          <w:p w14:paraId="4C4C068E" w14:textId="77777777" w:rsidR="002A27DF" w:rsidRDefault="002A27DF" w:rsidP="002A27DF">
            <w:pPr>
              <w:rPr>
                <w:ins w:id="9" w:author="Nancy Briggs" w:date="2024-10-11T10:13:00Z" w16du:dateUtc="2024-10-10T23:13:00Z"/>
                <w:sz w:val="15"/>
                <w:szCs w:val="15"/>
              </w:rPr>
            </w:pPr>
            <w:r w:rsidRPr="002A27DF">
              <w:rPr>
                <w:i/>
                <w:iCs/>
                <w:sz w:val="15"/>
                <w:szCs w:val="15"/>
              </w:rPr>
              <w:t>p</w:t>
            </w:r>
            <w:r w:rsidRPr="002A27DF">
              <w:rPr>
                <w:sz w:val="15"/>
                <w:szCs w:val="15"/>
              </w:rPr>
              <w:t xml:space="preserve"> = .30</w:t>
            </w:r>
          </w:p>
          <w:p w14:paraId="38213077" w14:textId="6A355AA7" w:rsidR="00A26ED1" w:rsidRPr="002A27DF" w:rsidRDefault="00A26ED1" w:rsidP="002A27DF">
            <w:pPr>
              <w:rPr>
                <w:sz w:val="15"/>
                <w:szCs w:val="15"/>
              </w:rPr>
            </w:pPr>
            <w:ins w:id="10" w:author="Nancy Briggs" w:date="2024-10-11T10:13:00Z" w16du:dateUtc="2024-10-10T23:13:00Z">
              <w:r>
                <w:rPr>
                  <w:sz w:val="15"/>
                  <w:szCs w:val="15"/>
                </w:rPr>
                <w:t>RR=2.60</w:t>
              </w:r>
            </w:ins>
          </w:p>
        </w:tc>
        <w:tc>
          <w:tcPr>
            <w:tcW w:w="708" w:type="dxa"/>
            <w:shd w:val="clear" w:color="auto" w:fill="auto"/>
          </w:tcPr>
          <w:p w14:paraId="6C4D1241" w14:textId="19E370D9" w:rsidR="002A27DF" w:rsidRPr="00716D00" w:rsidRDefault="002A27DF" w:rsidP="002A27DF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0.49 (0.71)</w:t>
            </w:r>
          </w:p>
        </w:tc>
        <w:tc>
          <w:tcPr>
            <w:tcW w:w="709" w:type="dxa"/>
            <w:shd w:val="clear" w:color="auto" w:fill="auto"/>
          </w:tcPr>
          <w:p w14:paraId="63C23D53" w14:textId="2D0D91E0" w:rsidR="002A27DF" w:rsidRPr="00716D00" w:rsidRDefault="002A27DF" w:rsidP="002A27DF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0.57 (0.85)</w:t>
            </w:r>
          </w:p>
        </w:tc>
        <w:tc>
          <w:tcPr>
            <w:tcW w:w="934" w:type="dxa"/>
            <w:shd w:val="clear" w:color="auto" w:fill="auto"/>
          </w:tcPr>
          <w:p w14:paraId="00D35428" w14:textId="77777777" w:rsidR="002A27DF" w:rsidRDefault="002A27DF" w:rsidP="002A27DF">
            <w:pPr>
              <w:rPr>
                <w:ins w:id="11" w:author="Nancy Briggs" w:date="2024-10-11T10:13:00Z" w16du:dateUtc="2024-10-10T23:13:00Z"/>
                <w:sz w:val="15"/>
                <w:szCs w:val="15"/>
              </w:rPr>
            </w:pPr>
            <w:r w:rsidRPr="002A27DF">
              <w:rPr>
                <w:i/>
                <w:iCs/>
                <w:sz w:val="15"/>
                <w:szCs w:val="15"/>
              </w:rPr>
              <w:t>p</w:t>
            </w:r>
            <w:r w:rsidRPr="002A27DF">
              <w:rPr>
                <w:sz w:val="15"/>
                <w:szCs w:val="15"/>
              </w:rPr>
              <w:t xml:space="preserve"> = .18</w:t>
            </w:r>
          </w:p>
          <w:p w14:paraId="73D43425" w14:textId="2F83E749" w:rsidR="00A26ED1" w:rsidRPr="002A27DF" w:rsidRDefault="00A26ED1" w:rsidP="002A27DF">
            <w:pPr>
              <w:rPr>
                <w:sz w:val="15"/>
                <w:szCs w:val="15"/>
              </w:rPr>
            </w:pPr>
            <w:ins w:id="12" w:author="Nancy Briggs" w:date="2024-10-11T10:13:00Z" w16du:dateUtc="2024-10-10T23:13:00Z">
              <w:r>
                <w:rPr>
                  <w:sz w:val="15"/>
                  <w:szCs w:val="15"/>
                </w:rPr>
                <w:t>RR=1.21</w:t>
              </w:r>
            </w:ins>
          </w:p>
        </w:tc>
        <w:tc>
          <w:tcPr>
            <w:tcW w:w="782" w:type="dxa"/>
            <w:shd w:val="clear" w:color="auto" w:fill="auto"/>
          </w:tcPr>
          <w:p w14:paraId="05F2F708" w14:textId="7E50BE92" w:rsidR="002A27DF" w:rsidRPr="00AA7499" w:rsidRDefault="002A27DF" w:rsidP="002A27DF">
            <w:pPr>
              <w:rPr>
                <w:b/>
                <w:bCs/>
                <w:sz w:val="15"/>
                <w:szCs w:val="15"/>
              </w:rPr>
            </w:pPr>
            <w:r w:rsidRPr="00AA7499">
              <w:rPr>
                <w:b/>
                <w:bCs/>
                <w:sz w:val="15"/>
                <w:szCs w:val="15"/>
              </w:rPr>
              <w:t>Yes:</w:t>
            </w:r>
          </w:p>
          <w:p w14:paraId="2EE17830" w14:textId="4DA64277" w:rsidR="002A27DF" w:rsidRPr="00AA7499" w:rsidRDefault="002A27DF" w:rsidP="002A27DF">
            <w:pPr>
              <w:rPr>
                <w:b/>
                <w:bCs/>
                <w:sz w:val="15"/>
                <w:szCs w:val="15"/>
              </w:rPr>
            </w:pPr>
            <w:r w:rsidRPr="00AA7499">
              <w:rPr>
                <w:b/>
                <w:bCs/>
                <w:sz w:val="15"/>
                <w:szCs w:val="15"/>
              </w:rPr>
              <w:t>PCIT-T &lt; COS-P &amp; WL</w:t>
            </w:r>
          </w:p>
        </w:tc>
        <w:tc>
          <w:tcPr>
            <w:tcW w:w="1144" w:type="dxa"/>
            <w:shd w:val="clear" w:color="auto" w:fill="auto"/>
          </w:tcPr>
          <w:p w14:paraId="1ACC8FF3" w14:textId="103417E6" w:rsidR="002A27DF" w:rsidRPr="00AA7499" w:rsidRDefault="002A27DF" w:rsidP="002A27DF">
            <w:pPr>
              <w:rPr>
                <w:b/>
                <w:bCs/>
                <w:sz w:val="15"/>
                <w:szCs w:val="15"/>
              </w:rPr>
            </w:pPr>
            <w:r w:rsidRPr="00AA7499">
              <w:rPr>
                <w:b/>
                <w:bCs/>
                <w:sz w:val="15"/>
                <w:szCs w:val="15"/>
              </w:rPr>
              <w:t>Yes: PCIT-T &gt; COS-P &amp; WL; COS-P &gt; WL</w:t>
            </w:r>
          </w:p>
        </w:tc>
        <w:tc>
          <w:tcPr>
            <w:tcW w:w="851" w:type="dxa"/>
            <w:shd w:val="clear" w:color="auto" w:fill="auto"/>
          </w:tcPr>
          <w:p w14:paraId="34BB0DD5" w14:textId="32DEAAC2" w:rsidR="002A27DF" w:rsidRPr="00AA7499" w:rsidRDefault="002A27DF" w:rsidP="002A27DF">
            <w:pPr>
              <w:rPr>
                <w:b/>
                <w:bCs/>
                <w:sz w:val="15"/>
                <w:szCs w:val="15"/>
              </w:rPr>
            </w:pPr>
            <w:r w:rsidRPr="00AA7499">
              <w:rPr>
                <w:b/>
                <w:bCs/>
                <w:sz w:val="15"/>
                <w:szCs w:val="15"/>
              </w:rPr>
              <w:t>Yes: PCIT-T &gt; COS-P</w:t>
            </w:r>
          </w:p>
        </w:tc>
      </w:tr>
      <w:tr w:rsidR="002A27DF" w:rsidRPr="00716D00" w14:paraId="0F5F3FC4" w14:textId="77777777" w:rsidTr="00421A3E">
        <w:tc>
          <w:tcPr>
            <w:tcW w:w="1132" w:type="dxa"/>
            <w:shd w:val="clear" w:color="auto" w:fill="auto"/>
          </w:tcPr>
          <w:p w14:paraId="50580FAC" w14:textId="77777777" w:rsidR="002A27DF" w:rsidRPr="00716D00" w:rsidRDefault="002A27DF" w:rsidP="002A27DF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716D00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Negative parenting</w:t>
            </w:r>
            <w:r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 xml:space="preserve"> verbalizations</w:t>
            </w:r>
            <w:r w:rsidRPr="00716D00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 xml:space="preserve"> </w:t>
            </w:r>
          </w:p>
        </w:tc>
        <w:tc>
          <w:tcPr>
            <w:tcW w:w="987" w:type="dxa"/>
            <w:shd w:val="clear" w:color="auto" w:fill="auto"/>
          </w:tcPr>
          <w:p w14:paraId="5D5E1F76" w14:textId="77777777" w:rsidR="002A27DF" w:rsidRPr="00716D00" w:rsidRDefault="002A27DF" w:rsidP="002A27DF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DPICS – NT</w:t>
            </w:r>
            <w:r>
              <w:rPr>
                <w:sz w:val="15"/>
                <w:szCs w:val="15"/>
              </w:rPr>
              <w:t>A</w:t>
            </w:r>
          </w:p>
        </w:tc>
        <w:tc>
          <w:tcPr>
            <w:tcW w:w="705" w:type="dxa"/>
            <w:shd w:val="clear" w:color="auto" w:fill="auto"/>
          </w:tcPr>
          <w:p w14:paraId="7EE9D3DF" w14:textId="17E8DE11" w:rsidR="002A27DF" w:rsidRPr="00716D00" w:rsidRDefault="002A27DF" w:rsidP="002A27DF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4.82 (5.15)</w:t>
            </w:r>
          </w:p>
        </w:tc>
        <w:tc>
          <w:tcPr>
            <w:tcW w:w="706" w:type="dxa"/>
            <w:shd w:val="clear" w:color="auto" w:fill="auto"/>
          </w:tcPr>
          <w:p w14:paraId="6B720254" w14:textId="0CC7CA1B" w:rsidR="002A27DF" w:rsidRPr="00716D00" w:rsidRDefault="002A27DF" w:rsidP="002A27DF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2.03 (2.87)</w:t>
            </w:r>
          </w:p>
        </w:tc>
        <w:tc>
          <w:tcPr>
            <w:tcW w:w="709" w:type="dxa"/>
            <w:shd w:val="clear" w:color="auto" w:fill="auto"/>
          </w:tcPr>
          <w:p w14:paraId="0FD03526" w14:textId="12B7E32D" w:rsidR="002A27DF" w:rsidRPr="00716D00" w:rsidRDefault="002A27DF" w:rsidP="002A27DF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1.4 (1.83)</w:t>
            </w:r>
          </w:p>
        </w:tc>
        <w:tc>
          <w:tcPr>
            <w:tcW w:w="1001" w:type="dxa"/>
            <w:shd w:val="clear" w:color="auto" w:fill="auto"/>
          </w:tcPr>
          <w:p w14:paraId="16A6B934" w14:textId="77777777" w:rsidR="002A27DF" w:rsidRDefault="00DC6E2D" w:rsidP="002A27DF">
            <w:pPr>
              <w:rPr>
                <w:ins w:id="13" w:author="Nancy Briggs" w:date="2024-10-11T10:13:00Z" w16du:dateUtc="2024-10-10T23:13:00Z"/>
                <w:b/>
                <w:bCs/>
                <w:sz w:val="15"/>
                <w:szCs w:val="15"/>
              </w:rPr>
            </w:pPr>
            <w:r w:rsidRPr="002A27DF">
              <w:rPr>
                <w:b/>
                <w:bCs/>
                <w:i/>
                <w:iCs/>
                <w:sz w:val="15"/>
                <w:szCs w:val="15"/>
              </w:rPr>
              <w:t>p</w:t>
            </w:r>
            <w:r w:rsidRPr="002A27DF">
              <w:rPr>
                <w:b/>
                <w:bCs/>
                <w:sz w:val="15"/>
                <w:szCs w:val="15"/>
              </w:rPr>
              <w:t xml:space="preserve"> &lt; .001*</w:t>
            </w:r>
            <w:r w:rsidR="00AA7499">
              <w:rPr>
                <w:b/>
                <w:bCs/>
                <w:sz w:val="15"/>
                <w:szCs w:val="15"/>
              </w:rPr>
              <w:t>*</w:t>
            </w:r>
          </w:p>
          <w:p w14:paraId="580E6D73" w14:textId="5C83BB46" w:rsidR="00A26ED1" w:rsidRPr="00716D00" w:rsidRDefault="00A26ED1" w:rsidP="002A27DF">
            <w:pPr>
              <w:rPr>
                <w:sz w:val="15"/>
                <w:szCs w:val="15"/>
              </w:rPr>
            </w:pPr>
            <w:ins w:id="14" w:author="Nancy Briggs" w:date="2024-10-11T10:14:00Z" w16du:dateUtc="2024-10-10T23:14:00Z">
              <w:r>
                <w:rPr>
                  <w:b/>
                  <w:bCs/>
                  <w:sz w:val="15"/>
                  <w:szCs w:val="15"/>
                </w:rPr>
                <w:t>RR=0.32</w:t>
              </w:r>
            </w:ins>
          </w:p>
        </w:tc>
        <w:tc>
          <w:tcPr>
            <w:tcW w:w="992" w:type="dxa"/>
            <w:shd w:val="clear" w:color="auto" w:fill="auto"/>
          </w:tcPr>
          <w:p w14:paraId="1F08BFF7" w14:textId="77777777" w:rsidR="002A27DF" w:rsidRDefault="00DC6E2D" w:rsidP="002A27DF">
            <w:pPr>
              <w:rPr>
                <w:ins w:id="15" w:author="Nancy Briggs" w:date="2024-10-11T10:14:00Z" w16du:dateUtc="2024-10-10T23:14:00Z"/>
                <w:b/>
                <w:bCs/>
                <w:sz w:val="15"/>
                <w:szCs w:val="15"/>
              </w:rPr>
            </w:pPr>
            <w:r w:rsidRPr="002A27DF">
              <w:rPr>
                <w:b/>
                <w:bCs/>
                <w:i/>
                <w:iCs/>
                <w:sz w:val="15"/>
                <w:szCs w:val="15"/>
              </w:rPr>
              <w:t>p</w:t>
            </w:r>
            <w:r w:rsidRPr="002A27DF">
              <w:rPr>
                <w:b/>
                <w:bCs/>
                <w:sz w:val="15"/>
                <w:szCs w:val="15"/>
              </w:rPr>
              <w:t xml:space="preserve"> &lt; .001*</w:t>
            </w:r>
          </w:p>
          <w:p w14:paraId="08F6F555" w14:textId="300B3E6C" w:rsidR="00A26ED1" w:rsidRPr="00716D00" w:rsidRDefault="00A26ED1" w:rsidP="002A27DF">
            <w:pPr>
              <w:rPr>
                <w:sz w:val="15"/>
                <w:szCs w:val="15"/>
              </w:rPr>
            </w:pPr>
            <w:ins w:id="16" w:author="Nancy Briggs" w:date="2024-10-11T10:14:00Z" w16du:dateUtc="2024-10-10T23:14:00Z">
              <w:r>
                <w:rPr>
                  <w:b/>
                  <w:bCs/>
                  <w:sz w:val="15"/>
                  <w:szCs w:val="15"/>
                </w:rPr>
                <w:t>RR=0.21</w:t>
              </w:r>
            </w:ins>
          </w:p>
        </w:tc>
        <w:tc>
          <w:tcPr>
            <w:tcW w:w="708" w:type="dxa"/>
            <w:shd w:val="clear" w:color="auto" w:fill="auto"/>
          </w:tcPr>
          <w:p w14:paraId="052E7927" w14:textId="5C773B16" w:rsidR="002A27DF" w:rsidRPr="00716D00" w:rsidRDefault="002A27DF" w:rsidP="002A27DF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5.06 (4.90)</w:t>
            </w:r>
          </w:p>
        </w:tc>
        <w:tc>
          <w:tcPr>
            <w:tcW w:w="709" w:type="dxa"/>
            <w:shd w:val="clear" w:color="auto" w:fill="auto"/>
          </w:tcPr>
          <w:p w14:paraId="62EA7447" w14:textId="3BA91E05" w:rsidR="002A27DF" w:rsidRPr="00716D00" w:rsidRDefault="00DC6E2D" w:rsidP="002A27DF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2.47 (3.28)</w:t>
            </w:r>
          </w:p>
        </w:tc>
        <w:tc>
          <w:tcPr>
            <w:tcW w:w="709" w:type="dxa"/>
            <w:shd w:val="clear" w:color="auto" w:fill="auto"/>
          </w:tcPr>
          <w:p w14:paraId="577BC0F3" w14:textId="23BC87EC" w:rsidR="002A27DF" w:rsidRPr="00716D00" w:rsidRDefault="00DC6E2D" w:rsidP="002A27DF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2.73 (3.11)</w:t>
            </w:r>
          </w:p>
        </w:tc>
        <w:tc>
          <w:tcPr>
            <w:tcW w:w="851" w:type="dxa"/>
            <w:shd w:val="clear" w:color="auto" w:fill="auto"/>
          </w:tcPr>
          <w:p w14:paraId="30A23417" w14:textId="77777777" w:rsidR="002A27DF" w:rsidRDefault="00DC6E2D" w:rsidP="002A27DF">
            <w:pPr>
              <w:rPr>
                <w:ins w:id="17" w:author="Nancy Briggs" w:date="2024-10-11T10:14:00Z" w16du:dateUtc="2024-10-10T23:14:00Z"/>
                <w:sz w:val="15"/>
                <w:szCs w:val="15"/>
              </w:rPr>
            </w:pPr>
            <w:r w:rsidRPr="002A27DF">
              <w:rPr>
                <w:i/>
                <w:iCs/>
                <w:sz w:val="15"/>
                <w:szCs w:val="15"/>
              </w:rPr>
              <w:t>p</w:t>
            </w:r>
            <w:r w:rsidRPr="002A27DF">
              <w:rPr>
                <w:sz w:val="15"/>
                <w:szCs w:val="15"/>
              </w:rPr>
              <w:t xml:space="preserve"> = .</w:t>
            </w:r>
            <w:r>
              <w:rPr>
                <w:sz w:val="15"/>
                <w:szCs w:val="15"/>
              </w:rPr>
              <w:t>05</w:t>
            </w:r>
          </w:p>
          <w:p w14:paraId="1D11F55E" w14:textId="25012412" w:rsidR="00A26ED1" w:rsidRPr="00716D00" w:rsidRDefault="00A26ED1" w:rsidP="002A27DF">
            <w:pPr>
              <w:rPr>
                <w:sz w:val="15"/>
                <w:szCs w:val="15"/>
              </w:rPr>
            </w:pPr>
            <w:ins w:id="18" w:author="Nancy Briggs" w:date="2024-10-11T10:14:00Z" w16du:dateUtc="2024-10-10T23:14:00Z">
              <w:r>
                <w:rPr>
                  <w:sz w:val="15"/>
                  <w:szCs w:val="15"/>
                </w:rPr>
                <w:t>RR=0.58</w:t>
              </w:r>
            </w:ins>
          </w:p>
        </w:tc>
        <w:tc>
          <w:tcPr>
            <w:tcW w:w="826" w:type="dxa"/>
            <w:shd w:val="clear" w:color="auto" w:fill="auto"/>
          </w:tcPr>
          <w:p w14:paraId="6E6A8DF3" w14:textId="77777777" w:rsidR="002A27DF" w:rsidRDefault="00DC6E2D" w:rsidP="002A27DF">
            <w:pPr>
              <w:rPr>
                <w:ins w:id="19" w:author="Nancy Briggs" w:date="2024-10-11T10:14:00Z" w16du:dateUtc="2024-10-10T23:14:00Z"/>
                <w:sz w:val="15"/>
                <w:szCs w:val="15"/>
              </w:rPr>
            </w:pPr>
            <w:r w:rsidRPr="00DC6E2D">
              <w:rPr>
                <w:i/>
                <w:iCs/>
                <w:sz w:val="15"/>
                <w:szCs w:val="15"/>
              </w:rPr>
              <w:t xml:space="preserve">p </w:t>
            </w:r>
            <w:r>
              <w:rPr>
                <w:sz w:val="15"/>
                <w:szCs w:val="15"/>
              </w:rPr>
              <w:t>= .33</w:t>
            </w:r>
          </w:p>
          <w:p w14:paraId="522B1A32" w14:textId="2870C97D" w:rsidR="00A26ED1" w:rsidRPr="00716D00" w:rsidRDefault="00A26ED1" w:rsidP="002A27DF">
            <w:pPr>
              <w:rPr>
                <w:sz w:val="15"/>
                <w:szCs w:val="15"/>
              </w:rPr>
            </w:pPr>
            <w:ins w:id="20" w:author="Nancy Briggs" w:date="2024-10-11T10:14:00Z" w16du:dateUtc="2024-10-10T23:14:00Z">
              <w:r>
                <w:rPr>
                  <w:sz w:val="15"/>
                  <w:szCs w:val="15"/>
                </w:rPr>
                <w:t>RR=0.61</w:t>
              </w:r>
            </w:ins>
          </w:p>
        </w:tc>
        <w:tc>
          <w:tcPr>
            <w:tcW w:w="708" w:type="dxa"/>
            <w:shd w:val="clear" w:color="auto" w:fill="auto"/>
          </w:tcPr>
          <w:p w14:paraId="5A98CEDF" w14:textId="53260ED2" w:rsidR="002A27DF" w:rsidRPr="00716D00" w:rsidRDefault="00DC6E2D" w:rsidP="002A27DF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4.73 (4.31)</w:t>
            </w:r>
          </w:p>
        </w:tc>
        <w:tc>
          <w:tcPr>
            <w:tcW w:w="709" w:type="dxa"/>
            <w:shd w:val="clear" w:color="auto" w:fill="auto"/>
          </w:tcPr>
          <w:p w14:paraId="334531A1" w14:textId="68EB8AC4" w:rsidR="002A27DF" w:rsidRPr="00716D00" w:rsidRDefault="00DC6E2D" w:rsidP="002A27DF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2.78 (3.10)</w:t>
            </w:r>
          </w:p>
        </w:tc>
        <w:tc>
          <w:tcPr>
            <w:tcW w:w="934" w:type="dxa"/>
            <w:shd w:val="clear" w:color="auto" w:fill="auto"/>
          </w:tcPr>
          <w:p w14:paraId="53D61C2D" w14:textId="77777777" w:rsidR="002A27DF" w:rsidRDefault="00DC6E2D" w:rsidP="002A27DF">
            <w:pPr>
              <w:rPr>
                <w:ins w:id="21" w:author="Nancy Briggs" w:date="2024-10-11T10:14:00Z" w16du:dateUtc="2024-10-10T23:14:00Z"/>
                <w:b/>
                <w:bCs/>
                <w:sz w:val="15"/>
                <w:szCs w:val="15"/>
              </w:rPr>
            </w:pPr>
            <w:r w:rsidRPr="002A27DF">
              <w:rPr>
                <w:b/>
                <w:bCs/>
                <w:i/>
                <w:iCs/>
                <w:sz w:val="15"/>
                <w:szCs w:val="15"/>
              </w:rPr>
              <w:t>p</w:t>
            </w:r>
            <w:r w:rsidRPr="002A27DF">
              <w:rPr>
                <w:b/>
                <w:bCs/>
                <w:sz w:val="15"/>
                <w:szCs w:val="15"/>
              </w:rPr>
              <w:t xml:space="preserve"> &lt; .001*</w:t>
            </w:r>
            <w:r w:rsidR="00AA7499">
              <w:rPr>
                <w:b/>
                <w:bCs/>
                <w:sz w:val="15"/>
                <w:szCs w:val="15"/>
              </w:rPr>
              <w:t>*</w:t>
            </w:r>
          </w:p>
          <w:p w14:paraId="5A2D52CC" w14:textId="54C2F6CC" w:rsidR="00A26ED1" w:rsidRPr="00716D00" w:rsidRDefault="00A26ED1" w:rsidP="002A27DF">
            <w:pPr>
              <w:rPr>
                <w:sz w:val="15"/>
                <w:szCs w:val="15"/>
              </w:rPr>
            </w:pPr>
            <w:ins w:id="22" w:author="Nancy Briggs" w:date="2024-10-11T10:14:00Z" w16du:dateUtc="2024-10-10T23:14:00Z">
              <w:r>
                <w:rPr>
                  <w:b/>
                  <w:bCs/>
                  <w:sz w:val="15"/>
                  <w:szCs w:val="15"/>
                </w:rPr>
                <w:t>RR=0.49</w:t>
              </w:r>
            </w:ins>
          </w:p>
        </w:tc>
        <w:tc>
          <w:tcPr>
            <w:tcW w:w="782" w:type="dxa"/>
            <w:shd w:val="clear" w:color="auto" w:fill="auto"/>
          </w:tcPr>
          <w:p w14:paraId="17CE4F81" w14:textId="7C2AA9F4" w:rsidR="002A27DF" w:rsidRPr="00716D00" w:rsidRDefault="00DC6E2D" w:rsidP="002A27DF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No</w:t>
            </w:r>
          </w:p>
        </w:tc>
        <w:tc>
          <w:tcPr>
            <w:tcW w:w="1144" w:type="dxa"/>
            <w:shd w:val="clear" w:color="auto" w:fill="auto"/>
          </w:tcPr>
          <w:p w14:paraId="60CCBC50" w14:textId="6BA127E7" w:rsidR="002A27DF" w:rsidRPr="00DC6E2D" w:rsidRDefault="00DC6E2D" w:rsidP="002A27DF">
            <w:pPr>
              <w:rPr>
                <w:sz w:val="15"/>
                <w:szCs w:val="15"/>
              </w:rPr>
            </w:pPr>
            <w:r w:rsidRPr="00DC6E2D">
              <w:rPr>
                <w:sz w:val="15"/>
                <w:szCs w:val="15"/>
              </w:rPr>
              <w:t>No</w:t>
            </w:r>
          </w:p>
        </w:tc>
        <w:tc>
          <w:tcPr>
            <w:tcW w:w="851" w:type="dxa"/>
            <w:shd w:val="clear" w:color="auto" w:fill="auto"/>
          </w:tcPr>
          <w:p w14:paraId="29612899" w14:textId="1DE5C176" w:rsidR="002A27DF" w:rsidRPr="00DC6E2D" w:rsidRDefault="00DC6E2D" w:rsidP="002A27DF">
            <w:pPr>
              <w:rPr>
                <w:sz w:val="15"/>
                <w:szCs w:val="15"/>
              </w:rPr>
            </w:pPr>
            <w:r w:rsidRPr="00DC6E2D">
              <w:rPr>
                <w:sz w:val="15"/>
                <w:szCs w:val="15"/>
              </w:rPr>
              <w:t>No</w:t>
            </w:r>
          </w:p>
        </w:tc>
      </w:tr>
      <w:tr w:rsidR="002A27DF" w:rsidRPr="00716D00" w14:paraId="40D936E9" w14:textId="77777777" w:rsidTr="00421A3E">
        <w:tc>
          <w:tcPr>
            <w:tcW w:w="1132" w:type="dxa"/>
            <w:shd w:val="clear" w:color="auto" w:fill="auto"/>
          </w:tcPr>
          <w:p w14:paraId="541DEEEF" w14:textId="77777777" w:rsidR="002A27DF" w:rsidRPr="00716D00" w:rsidRDefault="002A27DF" w:rsidP="002A27DF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716D00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 xml:space="preserve">Parenting sensitivity </w:t>
            </w:r>
          </w:p>
        </w:tc>
        <w:tc>
          <w:tcPr>
            <w:tcW w:w="987" w:type="dxa"/>
            <w:shd w:val="clear" w:color="auto" w:fill="auto"/>
          </w:tcPr>
          <w:p w14:paraId="1B643186" w14:textId="77777777" w:rsidR="002A27DF" w:rsidRPr="00716D00" w:rsidRDefault="002A27DF" w:rsidP="002A27DF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716D00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NICHD</w:t>
            </w:r>
            <w:r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-</w:t>
            </w:r>
          </w:p>
          <w:p w14:paraId="6DCCAE54" w14:textId="77777777" w:rsidR="002A27DF" w:rsidRPr="00716D00" w:rsidRDefault="002A27DF" w:rsidP="002A27DF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Sensitivity</w:t>
            </w:r>
          </w:p>
        </w:tc>
        <w:tc>
          <w:tcPr>
            <w:tcW w:w="705" w:type="dxa"/>
            <w:shd w:val="clear" w:color="auto" w:fill="auto"/>
          </w:tcPr>
          <w:p w14:paraId="6048C5BF" w14:textId="2148D3E4" w:rsidR="002A27DF" w:rsidRPr="00716D00" w:rsidRDefault="00DC6E2D" w:rsidP="002A27DF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83.80 (10.90)</w:t>
            </w:r>
          </w:p>
        </w:tc>
        <w:tc>
          <w:tcPr>
            <w:tcW w:w="706" w:type="dxa"/>
            <w:shd w:val="clear" w:color="auto" w:fill="auto"/>
          </w:tcPr>
          <w:p w14:paraId="62D72CB1" w14:textId="22878735" w:rsidR="002A27DF" w:rsidRPr="00716D00" w:rsidRDefault="00DC6E2D" w:rsidP="002A27DF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93.60 (9.05)</w:t>
            </w:r>
          </w:p>
        </w:tc>
        <w:tc>
          <w:tcPr>
            <w:tcW w:w="709" w:type="dxa"/>
            <w:shd w:val="clear" w:color="auto" w:fill="auto"/>
          </w:tcPr>
          <w:p w14:paraId="73DA6940" w14:textId="28607A94" w:rsidR="002A27DF" w:rsidRPr="00716D00" w:rsidRDefault="00DC6E2D" w:rsidP="002A27DF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87.60 (12.00)</w:t>
            </w:r>
          </w:p>
        </w:tc>
        <w:tc>
          <w:tcPr>
            <w:tcW w:w="1001" w:type="dxa"/>
            <w:shd w:val="clear" w:color="auto" w:fill="auto"/>
          </w:tcPr>
          <w:p w14:paraId="02367DAB" w14:textId="77777777" w:rsidR="002A27DF" w:rsidRPr="00AF6BF3" w:rsidRDefault="00DC6E2D" w:rsidP="002A27DF">
            <w:pPr>
              <w:rPr>
                <w:b/>
                <w:bCs/>
                <w:sz w:val="15"/>
                <w:szCs w:val="15"/>
              </w:rPr>
            </w:pPr>
            <w:r w:rsidRPr="002A27DF">
              <w:rPr>
                <w:b/>
                <w:bCs/>
                <w:i/>
                <w:iCs/>
                <w:sz w:val="15"/>
                <w:szCs w:val="15"/>
              </w:rPr>
              <w:t>p</w:t>
            </w:r>
            <w:r w:rsidRPr="002A27DF">
              <w:rPr>
                <w:b/>
                <w:bCs/>
                <w:sz w:val="15"/>
                <w:szCs w:val="15"/>
              </w:rPr>
              <w:t xml:space="preserve"> </w:t>
            </w:r>
            <w:r w:rsidRPr="00AF6BF3">
              <w:rPr>
                <w:b/>
                <w:bCs/>
                <w:sz w:val="15"/>
                <w:szCs w:val="15"/>
              </w:rPr>
              <w:t>= .001*</w:t>
            </w:r>
            <w:r w:rsidR="00AA7499" w:rsidRPr="00AF6BF3">
              <w:rPr>
                <w:b/>
                <w:bCs/>
                <w:sz w:val="15"/>
                <w:szCs w:val="15"/>
              </w:rPr>
              <w:t>*</w:t>
            </w:r>
          </w:p>
          <w:p w14:paraId="574BDC14" w14:textId="67C3BB91" w:rsidR="00421A3E" w:rsidRPr="00716D00" w:rsidRDefault="00421A3E" w:rsidP="002A27DF">
            <w:pPr>
              <w:rPr>
                <w:b/>
                <w:bCs/>
                <w:sz w:val="15"/>
                <w:szCs w:val="15"/>
              </w:rPr>
            </w:pPr>
            <w:r w:rsidRPr="00AF6BF3">
              <w:rPr>
                <w:b/>
                <w:bCs/>
                <w:sz w:val="15"/>
                <w:szCs w:val="15"/>
              </w:rPr>
              <w:t>d= 1.06</w:t>
            </w:r>
          </w:p>
        </w:tc>
        <w:tc>
          <w:tcPr>
            <w:tcW w:w="992" w:type="dxa"/>
            <w:shd w:val="clear" w:color="auto" w:fill="auto"/>
          </w:tcPr>
          <w:p w14:paraId="1A229112" w14:textId="77777777" w:rsidR="002A27DF" w:rsidRDefault="00DC6E2D" w:rsidP="002A27DF">
            <w:pPr>
              <w:rPr>
                <w:sz w:val="15"/>
                <w:szCs w:val="15"/>
              </w:rPr>
            </w:pPr>
            <w:r w:rsidRPr="002A27DF">
              <w:rPr>
                <w:i/>
                <w:iCs/>
                <w:sz w:val="15"/>
                <w:szCs w:val="15"/>
              </w:rPr>
              <w:t>p</w:t>
            </w:r>
            <w:r w:rsidRPr="002A27DF">
              <w:rPr>
                <w:sz w:val="15"/>
                <w:szCs w:val="15"/>
              </w:rPr>
              <w:t xml:space="preserve"> = .</w:t>
            </w:r>
            <w:r>
              <w:rPr>
                <w:sz w:val="15"/>
                <w:szCs w:val="15"/>
              </w:rPr>
              <w:t>65</w:t>
            </w:r>
          </w:p>
          <w:p w14:paraId="7D65A78D" w14:textId="7D0025B1" w:rsidR="00421A3E" w:rsidRPr="00716D00" w:rsidRDefault="00421A3E" w:rsidP="002A27DF">
            <w:pPr>
              <w:rPr>
                <w:b/>
                <w:bCs/>
                <w:sz w:val="15"/>
                <w:szCs w:val="15"/>
              </w:rPr>
            </w:pPr>
            <w:r>
              <w:rPr>
                <w:sz w:val="15"/>
                <w:szCs w:val="15"/>
              </w:rPr>
              <w:t>d= 0.44</w:t>
            </w:r>
          </w:p>
        </w:tc>
        <w:tc>
          <w:tcPr>
            <w:tcW w:w="708" w:type="dxa"/>
            <w:shd w:val="clear" w:color="auto" w:fill="auto"/>
          </w:tcPr>
          <w:p w14:paraId="3FD9BF2A" w14:textId="4C87D635" w:rsidR="002A27DF" w:rsidRPr="00716D00" w:rsidRDefault="00DC6E2D" w:rsidP="002A27DF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81.60 (11.60)</w:t>
            </w:r>
          </w:p>
        </w:tc>
        <w:tc>
          <w:tcPr>
            <w:tcW w:w="709" w:type="dxa"/>
            <w:shd w:val="clear" w:color="auto" w:fill="auto"/>
          </w:tcPr>
          <w:p w14:paraId="1F877A50" w14:textId="2502B91A" w:rsidR="002A27DF" w:rsidRPr="00716D00" w:rsidRDefault="00DC6E2D" w:rsidP="002A27DF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86.30 (8.99)</w:t>
            </w:r>
          </w:p>
        </w:tc>
        <w:tc>
          <w:tcPr>
            <w:tcW w:w="709" w:type="dxa"/>
            <w:shd w:val="clear" w:color="auto" w:fill="auto"/>
          </w:tcPr>
          <w:p w14:paraId="2B6C108D" w14:textId="11F87426" w:rsidR="002A27DF" w:rsidRPr="00716D00" w:rsidRDefault="00DC6E2D" w:rsidP="002A27DF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75.10 (13.80)</w:t>
            </w:r>
          </w:p>
        </w:tc>
        <w:tc>
          <w:tcPr>
            <w:tcW w:w="851" w:type="dxa"/>
            <w:shd w:val="clear" w:color="auto" w:fill="auto"/>
          </w:tcPr>
          <w:p w14:paraId="306F3164" w14:textId="77777777" w:rsidR="002A27DF" w:rsidRDefault="00DC6E2D" w:rsidP="002A27DF">
            <w:pPr>
              <w:rPr>
                <w:sz w:val="15"/>
                <w:szCs w:val="15"/>
              </w:rPr>
            </w:pPr>
            <w:r w:rsidRPr="002A27DF">
              <w:rPr>
                <w:i/>
                <w:iCs/>
                <w:sz w:val="15"/>
                <w:szCs w:val="15"/>
              </w:rPr>
              <w:t>p</w:t>
            </w:r>
            <w:r w:rsidRPr="002A27DF">
              <w:rPr>
                <w:sz w:val="15"/>
                <w:szCs w:val="15"/>
              </w:rPr>
              <w:t xml:space="preserve"> = .</w:t>
            </w:r>
            <w:r>
              <w:rPr>
                <w:sz w:val="15"/>
                <w:szCs w:val="15"/>
              </w:rPr>
              <w:t>25</w:t>
            </w:r>
          </w:p>
          <w:p w14:paraId="4FE7C6C7" w14:textId="09EDB3E9" w:rsidR="00421A3E" w:rsidRPr="00716D00" w:rsidRDefault="00421A3E" w:rsidP="002A27DF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d= 0.63</w:t>
            </w:r>
          </w:p>
        </w:tc>
        <w:tc>
          <w:tcPr>
            <w:tcW w:w="826" w:type="dxa"/>
            <w:shd w:val="clear" w:color="auto" w:fill="auto"/>
          </w:tcPr>
          <w:p w14:paraId="62106E24" w14:textId="77777777" w:rsidR="002A27DF" w:rsidRDefault="00DC6E2D" w:rsidP="00DC6E2D">
            <w:pPr>
              <w:rPr>
                <w:sz w:val="15"/>
                <w:szCs w:val="15"/>
              </w:rPr>
            </w:pPr>
            <w:r w:rsidRPr="001D3075">
              <w:rPr>
                <w:i/>
                <w:iCs/>
                <w:sz w:val="15"/>
                <w:szCs w:val="15"/>
              </w:rPr>
              <w:t>p</w:t>
            </w:r>
            <w:r>
              <w:rPr>
                <w:sz w:val="15"/>
                <w:szCs w:val="15"/>
              </w:rPr>
              <w:t xml:space="preserve"> &gt; </w:t>
            </w:r>
            <w:r w:rsidRPr="007450B3">
              <w:rPr>
                <w:sz w:val="15"/>
                <w:szCs w:val="15"/>
              </w:rPr>
              <w:t>0.99</w:t>
            </w:r>
          </w:p>
          <w:p w14:paraId="6645395D" w14:textId="0227FF9A" w:rsidR="00421A3E" w:rsidRPr="00716D00" w:rsidRDefault="00421A3E" w:rsidP="00DC6E2D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d= 0.54</w:t>
            </w:r>
          </w:p>
        </w:tc>
        <w:tc>
          <w:tcPr>
            <w:tcW w:w="708" w:type="dxa"/>
            <w:shd w:val="clear" w:color="auto" w:fill="auto"/>
          </w:tcPr>
          <w:p w14:paraId="08B68645" w14:textId="78EC7CEC" w:rsidR="002A27DF" w:rsidRPr="00716D00" w:rsidRDefault="00DC6E2D" w:rsidP="002A27DF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80.20 (10.60)</w:t>
            </w:r>
          </w:p>
        </w:tc>
        <w:tc>
          <w:tcPr>
            <w:tcW w:w="709" w:type="dxa"/>
            <w:shd w:val="clear" w:color="auto" w:fill="auto"/>
          </w:tcPr>
          <w:p w14:paraId="5D49C49B" w14:textId="674033DF" w:rsidR="002A27DF" w:rsidRPr="00716D00" w:rsidRDefault="00DC6E2D" w:rsidP="002A27DF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80.90 (8.85)</w:t>
            </w:r>
          </w:p>
        </w:tc>
        <w:tc>
          <w:tcPr>
            <w:tcW w:w="934" w:type="dxa"/>
            <w:shd w:val="clear" w:color="auto" w:fill="auto"/>
          </w:tcPr>
          <w:p w14:paraId="3F452EF0" w14:textId="77777777" w:rsidR="002A27DF" w:rsidRDefault="00DC6E2D" w:rsidP="002A27DF">
            <w:pPr>
              <w:rPr>
                <w:sz w:val="15"/>
                <w:szCs w:val="15"/>
              </w:rPr>
            </w:pPr>
            <w:r w:rsidRPr="00DC6E2D">
              <w:rPr>
                <w:i/>
                <w:iCs/>
                <w:sz w:val="15"/>
                <w:szCs w:val="15"/>
              </w:rPr>
              <w:t xml:space="preserve">p </w:t>
            </w:r>
            <w:r>
              <w:rPr>
                <w:sz w:val="15"/>
                <w:szCs w:val="15"/>
              </w:rPr>
              <w:t>= .93</w:t>
            </w:r>
          </w:p>
          <w:p w14:paraId="42F2A968" w14:textId="50C6A4B5" w:rsidR="00421A3E" w:rsidRPr="00716D00" w:rsidRDefault="00421A3E" w:rsidP="002A27DF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d= 0.02</w:t>
            </w:r>
          </w:p>
        </w:tc>
        <w:tc>
          <w:tcPr>
            <w:tcW w:w="782" w:type="dxa"/>
            <w:shd w:val="clear" w:color="auto" w:fill="auto"/>
          </w:tcPr>
          <w:p w14:paraId="7259DF1C" w14:textId="4261567B" w:rsidR="002A27DF" w:rsidRPr="00716D00" w:rsidRDefault="00DC6E2D" w:rsidP="002A27DF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No</w:t>
            </w:r>
          </w:p>
        </w:tc>
        <w:tc>
          <w:tcPr>
            <w:tcW w:w="1144" w:type="dxa"/>
            <w:shd w:val="clear" w:color="auto" w:fill="auto"/>
          </w:tcPr>
          <w:p w14:paraId="7CD11753" w14:textId="54498755" w:rsidR="002A27DF" w:rsidRPr="00AA7499" w:rsidRDefault="00DC6E2D" w:rsidP="002A27DF">
            <w:pPr>
              <w:rPr>
                <w:b/>
                <w:bCs/>
                <w:sz w:val="15"/>
                <w:szCs w:val="15"/>
              </w:rPr>
            </w:pPr>
            <w:r w:rsidRPr="00AA7499">
              <w:rPr>
                <w:b/>
                <w:bCs/>
                <w:sz w:val="15"/>
                <w:szCs w:val="15"/>
              </w:rPr>
              <w:t>Yes: PCIT-T &gt; COS-P &amp; WL</w:t>
            </w:r>
          </w:p>
        </w:tc>
        <w:tc>
          <w:tcPr>
            <w:tcW w:w="851" w:type="dxa"/>
            <w:shd w:val="clear" w:color="auto" w:fill="auto"/>
          </w:tcPr>
          <w:p w14:paraId="7C78C98E" w14:textId="4F15A896" w:rsidR="002A27DF" w:rsidRPr="00DC6E2D" w:rsidRDefault="00DC6E2D" w:rsidP="002A27DF">
            <w:pPr>
              <w:rPr>
                <w:sz w:val="15"/>
                <w:szCs w:val="15"/>
              </w:rPr>
            </w:pPr>
            <w:r w:rsidRPr="00DC6E2D">
              <w:rPr>
                <w:sz w:val="15"/>
                <w:szCs w:val="15"/>
              </w:rPr>
              <w:t>No</w:t>
            </w:r>
          </w:p>
        </w:tc>
      </w:tr>
      <w:tr w:rsidR="0047749A" w:rsidRPr="00716D00" w14:paraId="3CFE33BF" w14:textId="77777777" w:rsidTr="00421A3E">
        <w:tc>
          <w:tcPr>
            <w:tcW w:w="1132" w:type="dxa"/>
            <w:shd w:val="clear" w:color="auto" w:fill="auto"/>
          </w:tcPr>
          <w:p w14:paraId="6E6D21D5" w14:textId="77777777" w:rsidR="0047749A" w:rsidRPr="00716D00" w:rsidRDefault="0047749A" w:rsidP="0047749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716D00">
              <w:rPr>
                <w:rFonts w:ascii="Times" w:hAnsi="Times" w:cs="Times"/>
                <w:iCs/>
                <w:color w:val="000000"/>
                <w:sz w:val="15"/>
                <w:szCs w:val="15"/>
                <w:lang w:val="en-US"/>
              </w:rPr>
              <w:t>Parental reflectiveness</w:t>
            </w:r>
          </w:p>
        </w:tc>
        <w:tc>
          <w:tcPr>
            <w:tcW w:w="987" w:type="dxa"/>
            <w:shd w:val="clear" w:color="auto" w:fill="auto"/>
          </w:tcPr>
          <w:p w14:paraId="6BB7DF70" w14:textId="77777777" w:rsidR="0047749A" w:rsidRPr="00716D00" w:rsidRDefault="0047749A" w:rsidP="0047749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716D00">
              <w:rPr>
                <w:rFonts w:ascii="Times" w:hAnsi="Times" w:cs="Times"/>
                <w:iCs/>
                <w:color w:val="000000"/>
                <w:sz w:val="15"/>
                <w:szCs w:val="15"/>
                <w:lang w:val="en-US"/>
              </w:rPr>
              <w:t xml:space="preserve">DRFQ </w:t>
            </w:r>
          </w:p>
        </w:tc>
        <w:tc>
          <w:tcPr>
            <w:tcW w:w="705" w:type="dxa"/>
            <w:shd w:val="clear" w:color="auto" w:fill="auto"/>
          </w:tcPr>
          <w:p w14:paraId="0803BDA8" w14:textId="04370136" w:rsidR="0047749A" w:rsidRPr="00716D00" w:rsidRDefault="0047749A" w:rsidP="0047749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34.80 (7.77)</w:t>
            </w:r>
          </w:p>
        </w:tc>
        <w:tc>
          <w:tcPr>
            <w:tcW w:w="706" w:type="dxa"/>
            <w:shd w:val="clear" w:color="auto" w:fill="auto"/>
          </w:tcPr>
          <w:p w14:paraId="128F9426" w14:textId="068D5407" w:rsidR="0047749A" w:rsidRPr="00716D00" w:rsidRDefault="0047749A" w:rsidP="0047749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38.30 (6.74)</w:t>
            </w:r>
          </w:p>
        </w:tc>
        <w:tc>
          <w:tcPr>
            <w:tcW w:w="709" w:type="dxa"/>
            <w:shd w:val="clear" w:color="auto" w:fill="auto"/>
          </w:tcPr>
          <w:p w14:paraId="29333F89" w14:textId="209D3AEF" w:rsidR="0047749A" w:rsidRPr="00716D00" w:rsidRDefault="0047749A" w:rsidP="0047749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39.00 (10.10)</w:t>
            </w:r>
          </w:p>
        </w:tc>
        <w:tc>
          <w:tcPr>
            <w:tcW w:w="1001" w:type="dxa"/>
            <w:shd w:val="clear" w:color="auto" w:fill="auto"/>
          </w:tcPr>
          <w:p w14:paraId="2173ADEB" w14:textId="77777777" w:rsidR="0047749A" w:rsidRDefault="0047749A" w:rsidP="0047749A">
            <w:pPr>
              <w:rPr>
                <w:sz w:val="15"/>
                <w:szCs w:val="15"/>
              </w:rPr>
            </w:pPr>
            <w:r w:rsidRPr="001D3075">
              <w:rPr>
                <w:i/>
                <w:iCs/>
                <w:sz w:val="15"/>
                <w:szCs w:val="15"/>
              </w:rPr>
              <w:t>p</w:t>
            </w:r>
            <w:r>
              <w:rPr>
                <w:sz w:val="15"/>
                <w:szCs w:val="15"/>
              </w:rPr>
              <w:t xml:space="preserve"> =.18</w:t>
            </w:r>
          </w:p>
          <w:p w14:paraId="18E2F7EF" w14:textId="0E94258C" w:rsidR="00421A3E" w:rsidRPr="00716D00" w:rsidRDefault="00421A3E" w:rsidP="0047749A">
            <w:pPr>
              <w:rPr>
                <w:b/>
                <w:bCs/>
                <w:i/>
                <w:iCs/>
                <w:sz w:val="15"/>
                <w:szCs w:val="15"/>
              </w:rPr>
            </w:pPr>
            <w:r>
              <w:rPr>
                <w:sz w:val="15"/>
                <w:szCs w:val="15"/>
              </w:rPr>
              <w:t>d= 0.61</w:t>
            </w:r>
          </w:p>
        </w:tc>
        <w:tc>
          <w:tcPr>
            <w:tcW w:w="992" w:type="dxa"/>
            <w:shd w:val="clear" w:color="auto" w:fill="auto"/>
          </w:tcPr>
          <w:p w14:paraId="65BFF5E6" w14:textId="77777777" w:rsidR="0047749A" w:rsidRDefault="0047749A" w:rsidP="0047749A">
            <w:pPr>
              <w:rPr>
                <w:sz w:val="15"/>
                <w:szCs w:val="15"/>
              </w:rPr>
            </w:pPr>
            <w:r w:rsidRPr="001D3075">
              <w:rPr>
                <w:i/>
                <w:iCs/>
                <w:sz w:val="15"/>
                <w:szCs w:val="15"/>
              </w:rPr>
              <w:t>p</w:t>
            </w:r>
            <w:r>
              <w:rPr>
                <w:sz w:val="15"/>
                <w:szCs w:val="15"/>
              </w:rPr>
              <w:t xml:space="preserve"> = .51</w:t>
            </w:r>
          </w:p>
          <w:p w14:paraId="164ED713" w14:textId="10496EA5" w:rsidR="00421A3E" w:rsidRPr="007C3F46" w:rsidRDefault="00421A3E" w:rsidP="0047749A">
            <w:pPr>
              <w:rPr>
                <w:b/>
                <w:bCs/>
                <w:i/>
                <w:iCs/>
                <w:sz w:val="15"/>
                <w:szCs w:val="15"/>
              </w:rPr>
            </w:pPr>
            <w:r>
              <w:rPr>
                <w:sz w:val="15"/>
                <w:szCs w:val="15"/>
              </w:rPr>
              <w:t>d= 0.64</w:t>
            </w:r>
          </w:p>
        </w:tc>
        <w:tc>
          <w:tcPr>
            <w:tcW w:w="708" w:type="dxa"/>
            <w:shd w:val="clear" w:color="auto" w:fill="auto"/>
          </w:tcPr>
          <w:p w14:paraId="699DABDF" w14:textId="3EAE5232" w:rsidR="0047749A" w:rsidRPr="00716D00" w:rsidRDefault="0047749A" w:rsidP="0047749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35.30 (7.52)</w:t>
            </w:r>
          </w:p>
        </w:tc>
        <w:tc>
          <w:tcPr>
            <w:tcW w:w="709" w:type="dxa"/>
            <w:shd w:val="clear" w:color="auto" w:fill="auto"/>
          </w:tcPr>
          <w:p w14:paraId="60D77E26" w14:textId="7F95D670" w:rsidR="0047749A" w:rsidRPr="00716D00" w:rsidRDefault="0047749A" w:rsidP="0047749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37.50 (6.95)</w:t>
            </w:r>
          </w:p>
        </w:tc>
        <w:tc>
          <w:tcPr>
            <w:tcW w:w="709" w:type="dxa"/>
            <w:shd w:val="clear" w:color="auto" w:fill="auto"/>
          </w:tcPr>
          <w:p w14:paraId="460F6679" w14:textId="55373BCA" w:rsidR="0047749A" w:rsidRPr="00716D00" w:rsidRDefault="0047749A" w:rsidP="0047749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34.60 (10.90)</w:t>
            </w:r>
          </w:p>
        </w:tc>
        <w:tc>
          <w:tcPr>
            <w:tcW w:w="851" w:type="dxa"/>
            <w:shd w:val="clear" w:color="auto" w:fill="auto"/>
          </w:tcPr>
          <w:p w14:paraId="1947BFF5" w14:textId="77777777" w:rsidR="0047749A" w:rsidRDefault="0047749A" w:rsidP="0047749A">
            <w:pPr>
              <w:rPr>
                <w:sz w:val="15"/>
                <w:szCs w:val="15"/>
              </w:rPr>
            </w:pPr>
            <w:r w:rsidRPr="001D3075">
              <w:rPr>
                <w:i/>
                <w:iCs/>
                <w:sz w:val="15"/>
                <w:szCs w:val="15"/>
              </w:rPr>
              <w:t>p</w:t>
            </w:r>
            <w:r>
              <w:rPr>
                <w:sz w:val="15"/>
                <w:szCs w:val="15"/>
              </w:rPr>
              <w:t xml:space="preserve"> =.96</w:t>
            </w:r>
          </w:p>
          <w:p w14:paraId="0AB47608" w14:textId="23C54539" w:rsidR="00421A3E" w:rsidRPr="00716D00" w:rsidRDefault="00421A3E" w:rsidP="0047749A">
            <w:pPr>
              <w:rPr>
                <w:i/>
                <w:iCs/>
                <w:sz w:val="15"/>
                <w:szCs w:val="15"/>
              </w:rPr>
            </w:pPr>
            <w:r>
              <w:rPr>
                <w:sz w:val="15"/>
                <w:szCs w:val="15"/>
              </w:rPr>
              <w:t>d= 0.33</w:t>
            </w:r>
          </w:p>
        </w:tc>
        <w:tc>
          <w:tcPr>
            <w:tcW w:w="826" w:type="dxa"/>
            <w:shd w:val="clear" w:color="auto" w:fill="auto"/>
          </w:tcPr>
          <w:p w14:paraId="5009D645" w14:textId="77777777" w:rsidR="0047749A" w:rsidRDefault="0047749A" w:rsidP="0047749A">
            <w:pPr>
              <w:rPr>
                <w:sz w:val="15"/>
                <w:szCs w:val="15"/>
              </w:rPr>
            </w:pPr>
            <w:r w:rsidRPr="001D3075">
              <w:rPr>
                <w:i/>
                <w:iCs/>
                <w:sz w:val="15"/>
                <w:szCs w:val="15"/>
              </w:rPr>
              <w:t>p</w:t>
            </w:r>
            <w:r>
              <w:rPr>
                <w:sz w:val="15"/>
                <w:szCs w:val="15"/>
              </w:rPr>
              <w:t xml:space="preserve"> &gt; </w:t>
            </w:r>
            <w:r w:rsidRPr="007450B3">
              <w:rPr>
                <w:sz w:val="15"/>
                <w:szCs w:val="15"/>
              </w:rPr>
              <w:t>0.99</w:t>
            </w:r>
          </w:p>
          <w:p w14:paraId="2E7939FD" w14:textId="5C48D243" w:rsidR="00421A3E" w:rsidRPr="00716D00" w:rsidRDefault="00421A3E" w:rsidP="0047749A">
            <w:pPr>
              <w:rPr>
                <w:i/>
                <w:iCs/>
                <w:sz w:val="15"/>
                <w:szCs w:val="15"/>
              </w:rPr>
            </w:pPr>
            <w:r>
              <w:rPr>
                <w:sz w:val="15"/>
                <w:szCs w:val="15"/>
              </w:rPr>
              <w:t>d= 0.03</w:t>
            </w:r>
          </w:p>
        </w:tc>
        <w:tc>
          <w:tcPr>
            <w:tcW w:w="708" w:type="dxa"/>
            <w:shd w:val="clear" w:color="auto" w:fill="auto"/>
          </w:tcPr>
          <w:p w14:paraId="7BB25EBF" w14:textId="1DA8FA85" w:rsidR="0047749A" w:rsidRPr="00716D00" w:rsidRDefault="0047749A" w:rsidP="0047749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35.30 (7.51)</w:t>
            </w:r>
          </w:p>
        </w:tc>
        <w:tc>
          <w:tcPr>
            <w:tcW w:w="709" w:type="dxa"/>
            <w:shd w:val="clear" w:color="auto" w:fill="auto"/>
          </w:tcPr>
          <w:p w14:paraId="04E9BC4D" w14:textId="68B71FE8" w:rsidR="0047749A" w:rsidRPr="00716D00" w:rsidRDefault="0047749A" w:rsidP="0047749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36.00 (6.95)</w:t>
            </w:r>
          </w:p>
        </w:tc>
        <w:tc>
          <w:tcPr>
            <w:tcW w:w="934" w:type="dxa"/>
            <w:shd w:val="clear" w:color="auto" w:fill="auto"/>
          </w:tcPr>
          <w:p w14:paraId="40FD0F28" w14:textId="77777777" w:rsidR="0047749A" w:rsidRDefault="0047749A" w:rsidP="0047749A">
            <w:pPr>
              <w:rPr>
                <w:sz w:val="15"/>
                <w:szCs w:val="15"/>
              </w:rPr>
            </w:pPr>
            <w:r w:rsidRPr="001D3075">
              <w:rPr>
                <w:i/>
                <w:iCs/>
                <w:sz w:val="15"/>
                <w:szCs w:val="15"/>
              </w:rPr>
              <w:t>p</w:t>
            </w:r>
            <w:r>
              <w:rPr>
                <w:sz w:val="15"/>
                <w:szCs w:val="15"/>
              </w:rPr>
              <w:t xml:space="preserve"> =.58</w:t>
            </w:r>
          </w:p>
          <w:p w14:paraId="3CD1C0DD" w14:textId="51738DA5" w:rsidR="00421A3E" w:rsidRPr="00716D00" w:rsidRDefault="00421A3E" w:rsidP="0047749A">
            <w:pPr>
              <w:rPr>
                <w:i/>
                <w:iCs/>
                <w:sz w:val="15"/>
                <w:szCs w:val="15"/>
              </w:rPr>
            </w:pPr>
            <w:r>
              <w:rPr>
                <w:sz w:val="15"/>
                <w:szCs w:val="15"/>
              </w:rPr>
              <w:t>d= 0.18</w:t>
            </w:r>
          </w:p>
        </w:tc>
        <w:tc>
          <w:tcPr>
            <w:tcW w:w="782" w:type="dxa"/>
            <w:shd w:val="clear" w:color="auto" w:fill="auto"/>
          </w:tcPr>
          <w:p w14:paraId="55E0A04C" w14:textId="4DC01F7D" w:rsidR="0047749A" w:rsidRPr="00716D00" w:rsidRDefault="0047749A" w:rsidP="0047749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No</w:t>
            </w:r>
          </w:p>
        </w:tc>
        <w:tc>
          <w:tcPr>
            <w:tcW w:w="1144" w:type="dxa"/>
            <w:shd w:val="clear" w:color="auto" w:fill="auto"/>
          </w:tcPr>
          <w:p w14:paraId="25725E6D" w14:textId="5E84D301" w:rsidR="0047749A" w:rsidRPr="00716D00" w:rsidRDefault="0047749A" w:rsidP="0047749A">
            <w:pPr>
              <w:rPr>
                <w:sz w:val="15"/>
                <w:szCs w:val="15"/>
              </w:rPr>
            </w:pPr>
            <w:r w:rsidRPr="00DC6E2D">
              <w:rPr>
                <w:sz w:val="15"/>
                <w:szCs w:val="15"/>
              </w:rPr>
              <w:t>No</w:t>
            </w:r>
          </w:p>
        </w:tc>
        <w:tc>
          <w:tcPr>
            <w:tcW w:w="851" w:type="dxa"/>
            <w:shd w:val="clear" w:color="auto" w:fill="auto"/>
          </w:tcPr>
          <w:p w14:paraId="2F9D34C5" w14:textId="289FA9FA" w:rsidR="0047749A" w:rsidRPr="00716D00" w:rsidRDefault="0047749A" w:rsidP="0047749A">
            <w:pPr>
              <w:rPr>
                <w:sz w:val="15"/>
                <w:szCs w:val="15"/>
              </w:rPr>
            </w:pPr>
            <w:r w:rsidRPr="00DC6E2D">
              <w:rPr>
                <w:sz w:val="15"/>
                <w:szCs w:val="15"/>
              </w:rPr>
              <w:t>No</w:t>
            </w:r>
          </w:p>
        </w:tc>
      </w:tr>
      <w:tr w:rsidR="0047749A" w:rsidRPr="00716D00" w14:paraId="32F43B17" w14:textId="77777777" w:rsidTr="00421A3E">
        <w:tc>
          <w:tcPr>
            <w:tcW w:w="1132" w:type="dxa"/>
            <w:shd w:val="clear" w:color="auto" w:fill="auto"/>
          </w:tcPr>
          <w:p w14:paraId="7F13F97B" w14:textId="2610DD81" w:rsidR="0047749A" w:rsidRPr="00716D00" w:rsidRDefault="0047749A" w:rsidP="0047749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8224BD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Social-emotional functioning</w:t>
            </w:r>
          </w:p>
        </w:tc>
        <w:tc>
          <w:tcPr>
            <w:tcW w:w="987" w:type="dxa"/>
            <w:shd w:val="clear" w:color="auto" w:fill="auto"/>
          </w:tcPr>
          <w:p w14:paraId="58CF785D" w14:textId="77777777" w:rsidR="0047749A" w:rsidRPr="008224BD" w:rsidRDefault="0047749A" w:rsidP="0047749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iCs/>
                <w:color w:val="000000"/>
                <w:sz w:val="15"/>
                <w:szCs w:val="15"/>
                <w:lang w:val="en-US"/>
              </w:rPr>
            </w:pPr>
            <w:r w:rsidRPr="008224BD">
              <w:rPr>
                <w:rFonts w:ascii="Times" w:hAnsi="Times" w:cs="Times"/>
                <w:iCs/>
                <w:color w:val="000000"/>
                <w:sz w:val="15"/>
                <w:szCs w:val="15"/>
                <w:lang w:val="en-US"/>
              </w:rPr>
              <w:t>BITSEA</w:t>
            </w:r>
            <w:r>
              <w:rPr>
                <w:rFonts w:ascii="Times" w:hAnsi="Times" w:cs="Times"/>
                <w:iCs/>
                <w:color w:val="000000"/>
                <w:sz w:val="15"/>
                <w:szCs w:val="15"/>
                <w:lang w:val="en-US"/>
              </w:rPr>
              <w:t>-</w:t>
            </w:r>
            <w:r w:rsidRPr="008224BD">
              <w:rPr>
                <w:rFonts w:ascii="Times" w:hAnsi="Times" w:cs="Times"/>
                <w:iCs/>
                <w:color w:val="000000"/>
                <w:sz w:val="15"/>
                <w:szCs w:val="15"/>
                <w:lang w:val="en-US"/>
              </w:rPr>
              <w:t>competence</w:t>
            </w:r>
          </w:p>
          <w:p w14:paraId="3C56CE62" w14:textId="276C25AC" w:rsidR="0047749A" w:rsidRPr="00716D00" w:rsidRDefault="0047749A" w:rsidP="0047749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</w:p>
        </w:tc>
        <w:tc>
          <w:tcPr>
            <w:tcW w:w="705" w:type="dxa"/>
            <w:shd w:val="clear" w:color="auto" w:fill="auto"/>
          </w:tcPr>
          <w:p w14:paraId="69385240" w14:textId="35CA647B" w:rsidR="0047749A" w:rsidRPr="00716D00" w:rsidRDefault="0047749A" w:rsidP="0047749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14.60 (4.04)</w:t>
            </w:r>
          </w:p>
        </w:tc>
        <w:tc>
          <w:tcPr>
            <w:tcW w:w="706" w:type="dxa"/>
            <w:shd w:val="clear" w:color="auto" w:fill="auto"/>
          </w:tcPr>
          <w:p w14:paraId="30B85A7C" w14:textId="07DE919A" w:rsidR="0047749A" w:rsidRPr="00716D00" w:rsidRDefault="0047749A" w:rsidP="0047749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16.60 (3.90)</w:t>
            </w:r>
          </w:p>
        </w:tc>
        <w:tc>
          <w:tcPr>
            <w:tcW w:w="709" w:type="dxa"/>
            <w:shd w:val="clear" w:color="auto" w:fill="auto"/>
          </w:tcPr>
          <w:p w14:paraId="2B741CD7" w14:textId="3DDAE1DD" w:rsidR="0047749A" w:rsidRPr="00716D00" w:rsidRDefault="0047749A" w:rsidP="0047749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15.00 (6.52)</w:t>
            </w:r>
          </w:p>
        </w:tc>
        <w:tc>
          <w:tcPr>
            <w:tcW w:w="1001" w:type="dxa"/>
            <w:shd w:val="clear" w:color="auto" w:fill="auto"/>
          </w:tcPr>
          <w:p w14:paraId="5316BBE9" w14:textId="77777777" w:rsidR="0047749A" w:rsidRDefault="0047749A" w:rsidP="0047749A">
            <w:pPr>
              <w:rPr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>p</w:t>
            </w:r>
            <w:r>
              <w:rPr>
                <w:sz w:val="15"/>
                <w:szCs w:val="15"/>
              </w:rPr>
              <w:t xml:space="preserve"> =.12</w:t>
            </w:r>
          </w:p>
          <w:p w14:paraId="65CCA002" w14:textId="2A33CA30" w:rsidR="00421A3E" w:rsidRPr="00716D00" w:rsidRDefault="00421A3E" w:rsidP="0047749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d= 0.64</w:t>
            </w:r>
          </w:p>
        </w:tc>
        <w:tc>
          <w:tcPr>
            <w:tcW w:w="992" w:type="dxa"/>
            <w:shd w:val="clear" w:color="auto" w:fill="auto"/>
          </w:tcPr>
          <w:p w14:paraId="7ECA5A1A" w14:textId="77777777" w:rsidR="0047749A" w:rsidRDefault="0047749A" w:rsidP="0047749A">
            <w:pPr>
              <w:rPr>
                <w:sz w:val="15"/>
                <w:szCs w:val="15"/>
              </w:rPr>
            </w:pPr>
            <w:r w:rsidRPr="001D3075">
              <w:rPr>
                <w:i/>
                <w:iCs/>
                <w:sz w:val="15"/>
                <w:szCs w:val="15"/>
              </w:rPr>
              <w:t>p</w:t>
            </w:r>
            <w:r>
              <w:rPr>
                <w:sz w:val="15"/>
                <w:szCs w:val="15"/>
              </w:rPr>
              <w:t xml:space="preserve"> &gt; </w:t>
            </w:r>
            <w:r w:rsidRPr="007450B3">
              <w:rPr>
                <w:sz w:val="15"/>
                <w:szCs w:val="15"/>
              </w:rPr>
              <w:t>0.99</w:t>
            </w:r>
          </w:p>
          <w:p w14:paraId="43510F19" w14:textId="396B267B" w:rsidR="00421A3E" w:rsidRPr="00716D00" w:rsidRDefault="00421A3E" w:rsidP="0047749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d= 0.12</w:t>
            </w:r>
          </w:p>
        </w:tc>
        <w:tc>
          <w:tcPr>
            <w:tcW w:w="708" w:type="dxa"/>
            <w:shd w:val="clear" w:color="auto" w:fill="auto"/>
          </w:tcPr>
          <w:p w14:paraId="17BCFE49" w14:textId="3BA58EE9" w:rsidR="0047749A" w:rsidRPr="00716D00" w:rsidRDefault="0047749A" w:rsidP="0047749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13.50 (3.81)</w:t>
            </w:r>
          </w:p>
        </w:tc>
        <w:tc>
          <w:tcPr>
            <w:tcW w:w="709" w:type="dxa"/>
            <w:shd w:val="clear" w:color="auto" w:fill="auto"/>
          </w:tcPr>
          <w:p w14:paraId="487405F1" w14:textId="11ABD494" w:rsidR="0047749A" w:rsidRPr="00716D00" w:rsidRDefault="0047749A" w:rsidP="0047749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16.40 (3.73)</w:t>
            </w:r>
          </w:p>
        </w:tc>
        <w:tc>
          <w:tcPr>
            <w:tcW w:w="709" w:type="dxa"/>
            <w:shd w:val="clear" w:color="auto" w:fill="auto"/>
          </w:tcPr>
          <w:p w14:paraId="2614DD12" w14:textId="081DF399" w:rsidR="0047749A" w:rsidRPr="00716D00" w:rsidRDefault="0047749A" w:rsidP="0047749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15.20 (7.38)</w:t>
            </w:r>
          </w:p>
        </w:tc>
        <w:tc>
          <w:tcPr>
            <w:tcW w:w="851" w:type="dxa"/>
            <w:shd w:val="clear" w:color="auto" w:fill="auto"/>
          </w:tcPr>
          <w:p w14:paraId="24CFDF2E" w14:textId="77777777" w:rsidR="0047749A" w:rsidRDefault="0047749A" w:rsidP="0047749A">
            <w:pPr>
              <w:rPr>
                <w:sz w:val="15"/>
                <w:szCs w:val="15"/>
              </w:rPr>
            </w:pPr>
            <w:r w:rsidRPr="001D3075">
              <w:rPr>
                <w:i/>
                <w:iCs/>
                <w:sz w:val="15"/>
                <w:szCs w:val="15"/>
              </w:rPr>
              <w:t>p</w:t>
            </w:r>
            <w:r>
              <w:rPr>
                <w:sz w:val="15"/>
                <w:szCs w:val="15"/>
              </w:rPr>
              <w:t xml:space="preserve"> &gt; </w:t>
            </w:r>
            <w:r w:rsidRPr="007450B3">
              <w:rPr>
                <w:sz w:val="15"/>
                <w:szCs w:val="15"/>
              </w:rPr>
              <w:t>0.99</w:t>
            </w:r>
          </w:p>
          <w:p w14:paraId="6E9DE136" w14:textId="342E21A9" w:rsidR="00421A3E" w:rsidRPr="00716D00" w:rsidRDefault="00421A3E" w:rsidP="0047749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d= 0.10</w:t>
            </w:r>
          </w:p>
        </w:tc>
        <w:tc>
          <w:tcPr>
            <w:tcW w:w="826" w:type="dxa"/>
            <w:shd w:val="clear" w:color="auto" w:fill="auto"/>
          </w:tcPr>
          <w:p w14:paraId="47739A43" w14:textId="77777777" w:rsidR="0047749A" w:rsidRDefault="0047749A" w:rsidP="0047749A">
            <w:pPr>
              <w:rPr>
                <w:sz w:val="15"/>
                <w:szCs w:val="15"/>
              </w:rPr>
            </w:pPr>
            <w:r w:rsidRPr="001D3075">
              <w:rPr>
                <w:i/>
                <w:iCs/>
                <w:sz w:val="15"/>
                <w:szCs w:val="15"/>
              </w:rPr>
              <w:t>p</w:t>
            </w:r>
            <w:r>
              <w:rPr>
                <w:sz w:val="15"/>
                <w:szCs w:val="15"/>
              </w:rPr>
              <w:t xml:space="preserve"> &gt; </w:t>
            </w:r>
            <w:r w:rsidRPr="007450B3">
              <w:rPr>
                <w:sz w:val="15"/>
                <w:szCs w:val="15"/>
              </w:rPr>
              <w:t>0.99</w:t>
            </w:r>
          </w:p>
          <w:p w14:paraId="57D4562E" w14:textId="79EEDD99" w:rsidR="00421A3E" w:rsidRPr="00716D00" w:rsidRDefault="00421A3E" w:rsidP="0047749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d= 0.22</w:t>
            </w:r>
          </w:p>
        </w:tc>
        <w:tc>
          <w:tcPr>
            <w:tcW w:w="708" w:type="dxa"/>
            <w:shd w:val="clear" w:color="auto" w:fill="auto"/>
          </w:tcPr>
          <w:p w14:paraId="07FB0BC4" w14:textId="6373F05E" w:rsidR="0047749A" w:rsidRPr="00716D00" w:rsidRDefault="0047749A" w:rsidP="0047749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15.90 (3.89)</w:t>
            </w:r>
          </w:p>
        </w:tc>
        <w:tc>
          <w:tcPr>
            <w:tcW w:w="709" w:type="dxa"/>
            <w:shd w:val="clear" w:color="auto" w:fill="auto"/>
          </w:tcPr>
          <w:p w14:paraId="44FF04A4" w14:textId="4A2CD9BF" w:rsidR="0047749A" w:rsidRPr="00716D00" w:rsidRDefault="0047749A" w:rsidP="0047749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15.40 (3.90)</w:t>
            </w:r>
          </w:p>
        </w:tc>
        <w:tc>
          <w:tcPr>
            <w:tcW w:w="934" w:type="dxa"/>
            <w:shd w:val="clear" w:color="auto" w:fill="auto"/>
          </w:tcPr>
          <w:p w14:paraId="4584F572" w14:textId="77777777" w:rsidR="0047749A" w:rsidRDefault="0047749A" w:rsidP="0047749A">
            <w:pPr>
              <w:rPr>
                <w:sz w:val="15"/>
                <w:szCs w:val="15"/>
              </w:rPr>
            </w:pPr>
            <w:r w:rsidRPr="001D3075">
              <w:rPr>
                <w:i/>
                <w:iCs/>
                <w:sz w:val="15"/>
                <w:szCs w:val="15"/>
              </w:rPr>
              <w:t>p</w:t>
            </w:r>
            <w:r>
              <w:rPr>
                <w:sz w:val="15"/>
                <w:szCs w:val="15"/>
              </w:rPr>
              <w:t xml:space="preserve"> =.97</w:t>
            </w:r>
          </w:p>
          <w:p w14:paraId="751CEB83" w14:textId="474A76EC" w:rsidR="00421A3E" w:rsidRPr="00716D00" w:rsidRDefault="00421A3E" w:rsidP="0047749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d= 0.01</w:t>
            </w:r>
          </w:p>
        </w:tc>
        <w:tc>
          <w:tcPr>
            <w:tcW w:w="782" w:type="dxa"/>
            <w:shd w:val="clear" w:color="auto" w:fill="auto"/>
          </w:tcPr>
          <w:p w14:paraId="718400B7" w14:textId="3E725938" w:rsidR="0047749A" w:rsidRPr="00716D00" w:rsidRDefault="0047749A" w:rsidP="0047749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No</w:t>
            </w:r>
          </w:p>
        </w:tc>
        <w:tc>
          <w:tcPr>
            <w:tcW w:w="1144" w:type="dxa"/>
            <w:shd w:val="clear" w:color="auto" w:fill="auto"/>
          </w:tcPr>
          <w:p w14:paraId="701C5DB2" w14:textId="43D57D14" w:rsidR="0047749A" w:rsidRPr="00716D00" w:rsidRDefault="0047749A" w:rsidP="0047749A">
            <w:pPr>
              <w:rPr>
                <w:sz w:val="15"/>
                <w:szCs w:val="15"/>
              </w:rPr>
            </w:pPr>
            <w:r w:rsidRPr="00DC6E2D">
              <w:rPr>
                <w:sz w:val="15"/>
                <w:szCs w:val="15"/>
              </w:rPr>
              <w:t>No</w:t>
            </w:r>
          </w:p>
        </w:tc>
        <w:tc>
          <w:tcPr>
            <w:tcW w:w="851" w:type="dxa"/>
            <w:shd w:val="clear" w:color="auto" w:fill="auto"/>
          </w:tcPr>
          <w:p w14:paraId="0B436131" w14:textId="702C49E5" w:rsidR="0047749A" w:rsidRPr="00716D00" w:rsidRDefault="0047749A" w:rsidP="0047749A">
            <w:pPr>
              <w:rPr>
                <w:sz w:val="15"/>
                <w:szCs w:val="15"/>
              </w:rPr>
            </w:pPr>
            <w:r w:rsidRPr="00DC6E2D">
              <w:rPr>
                <w:sz w:val="15"/>
                <w:szCs w:val="15"/>
              </w:rPr>
              <w:t>No</w:t>
            </w:r>
          </w:p>
        </w:tc>
      </w:tr>
      <w:tr w:rsidR="0047749A" w:rsidRPr="00716D00" w14:paraId="5C4445FB" w14:textId="77777777" w:rsidTr="00421A3E">
        <w:tc>
          <w:tcPr>
            <w:tcW w:w="1132" w:type="dxa"/>
            <w:shd w:val="clear" w:color="auto" w:fill="auto"/>
          </w:tcPr>
          <w:p w14:paraId="5E8BB43A" w14:textId="2410CA19" w:rsidR="0047749A" w:rsidRPr="00716D00" w:rsidRDefault="0047749A" w:rsidP="0047749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Behavioral problems</w:t>
            </w:r>
          </w:p>
        </w:tc>
        <w:tc>
          <w:tcPr>
            <w:tcW w:w="987" w:type="dxa"/>
            <w:shd w:val="clear" w:color="auto" w:fill="auto"/>
          </w:tcPr>
          <w:p w14:paraId="3325EDA9" w14:textId="77777777" w:rsidR="0047749A" w:rsidRPr="008224BD" w:rsidRDefault="0047749A" w:rsidP="0047749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8224BD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CBCL-externalizing</w:t>
            </w:r>
          </w:p>
          <w:p w14:paraId="308DEADD" w14:textId="58E93F13" w:rsidR="0047749A" w:rsidRPr="00716D00" w:rsidRDefault="0047749A" w:rsidP="0047749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</w:p>
        </w:tc>
        <w:tc>
          <w:tcPr>
            <w:tcW w:w="705" w:type="dxa"/>
            <w:shd w:val="clear" w:color="auto" w:fill="auto"/>
          </w:tcPr>
          <w:p w14:paraId="4F77F94D" w14:textId="44E8396B" w:rsidR="0047749A" w:rsidRPr="00716D00" w:rsidRDefault="0047749A" w:rsidP="0047749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20.30 (10.90)</w:t>
            </w:r>
          </w:p>
        </w:tc>
        <w:tc>
          <w:tcPr>
            <w:tcW w:w="706" w:type="dxa"/>
            <w:shd w:val="clear" w:color="auto" w:fill="auto"/>
          </w:tcPr>
          <w:p w14:paraId="48A3D0B8" w14:textId="413CD792" w:rsidR="0047749A" w:rsidRPr="00716D00" w:rsidRDefault="0047749A" w:rsidP="0047749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14.40 (13.30)</w:t>
            </w:r>
          </w:p>
        </w:tc>
        <w:tc>
          <w:tcPr>
            <w:tcW w:w="709" w:type="dxa"/>
            <w:shd w:val="clear" w:color="auto" w:fill="auto"/>
          </w:tcPr>
          <w:p w14:paraId="4F8B0333" w14:textId="05285807" w:rsidR="0047749A" w:rsidRPr="00716D00" w:rsidRDefault="0047749A" w:rsidP="0047749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13.30 (13.50)</w:t>
            </w:r>
          </w:p>
        </w:tc>
        <w:tc>
          <w:tcPr>
            <w:tcW w:w="1001" w:type="dxa"/>
            <w:shd w:val="clear" w:color="auto" w:fill="auto"/>
          </w:tcPr>
          <w:p w14:paraId="19AB1577" w14:textId="77777777" w:rsidR="0047749A" w:rsidRDefault="0047749A" w:rsidP="0047749A">
            <w:pPr>
              <w:rPr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>p</w:t>
            </w:r>
            <w:r>
              <w:rPr>
                <w:sz w:val="15"/>
                <w:szCs w:val="15"/>
              </w:rPr>
              <w:t xml:space="preserve"> = .06</w:t>
            </w:r>
          </w:p>
          <w:p w14:paraId="520121C3" w14:textId="623D722E" w:rsidR="00421A3E" w:rsidRPr="00716D00" w:rsidRDefault="00421A3E" w:rsidP="0047749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d= 0.43</w:t>
            </w:r>
          </w:p>
        </w:tc>
        <w:tc>
          <w:tcPr>
            <w:tcW w:w="992" w:type="dxa"/>
            <w:shd w:val="clear" w:color="auto" w:fill="auto"/>
          </w:tcPr>
          <w:p w14:paraId="6E93E7C0" w14:textId="77777777" w:rsidR="0047749A" w:rsidRDefault="0047749A" w:rsidP="0047749A">
            <w:pPr>
              <w:rPr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>p</w:t>
            </w:r>
            <w:r>
              <w:rPr>
                <w:sz w:val="15"/>
                <w:szCs w:val="15"/>
              </w:rPr>
              <w:t xml:space="preserve"> = .14</w:t>
            </w:r>
          </w:p>
          <w:p w14:paraId="128033AD" w14:textId="280D5A16" w:rsidR="00421A3E" w:rsidRPr="00716D00" w:rsidRDefault="00421A3E" w:rsidP="0047749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d= 0.03</w:t>
            </w:r>
          </w:p>
        </w:tc>
        <w:tc>
          <w:tcPr>
            <w:tcW w:w="708" w:type="dxa"/>
            <w:shd w:val="clear" w:color="auto" w:fill="auto"/>
          </w:tcPr>
          <w:p w14:paraId="5B4B23E0" w14:textId="736617C0" w:rsidR="0047749A" w:rsidRPr="00716D00" w:rsidRDefault="0047749A" w:rsidP="0047749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21.30 (10.90)</w:t>
            </w:r>
          </w:p>
        </w:tc>
        <w:tc>
          <w:tcPr>
            <w:tcW w:w="709" w:type="dxa"/>
            <w:shd w:val="clear" w:color="auto" w:fill="auto"/>
          </w:tcPr>
          <w:p w14:paraId="6CAC32C5" w14:textId="5DC489EC" w:rsidR="0047749A" w:rsidRPr="00716D00" w:rsidRDefault="0047749A" w:rsidP="0047749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15.70 (10.60)</w:t>
            </w:r>
          </w:p>
        </w:tc>
        <w:tc>
          <w:tcPr>
            <w:tcW w:w="709" w:type="dxa"/>
            <w:shd w:val="clear" w:color="auto" w:fill="auto"/>
          </w:tcPr>
          <w:p w14:paraId="2524AD13" w14:textId="608A512A" w:rsidR="0047749A" w:rsidRPr="00716D00" w:rsidRDefault="0047749A" w:rsidP="0047749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11.60 (15.60)</w:t>
            </w:r>
          </w:p>
        </w:tc>
        <w:tc>
          <w:tcPr>
            <w:tcW w:w="851" w:type="dxa"/>
            <w:shd w:val="clear" w:color="auto" w:fill="auto"/>
          </w:tcPr>
          <w:p w14:paraId="484AE580" w14:textId="77777777" w:rsidR="0047749A" w:rsidRDefault="0047749A" w:rsidP="0047749A">
            <w:pPr>
              <w:rPr>
                <w:b/>
                <w:bCs/>
                <w:i/>
                <w:iCs/>
                <w:sz w:val="15"/>
                <w:szCs w:val="15"/>
              </w:rPr>
            </w:pPr>
            <w:r w:rsidRPr="0047749A">
              <w:rPr>
                <w:b/>
                <w:bCs/>
                <w:i/>
                <w:iCs/>
                <w:sz w:val="15"/>
                <w:szCs w:val="15"/>
              </w:rPr>
              <w:t>p = .04*</w:t>
            </w:r>
          </w:p>
          <w:p w14:paraId="107DFB5C" w14:textId="3A3D1BFC" w:rsidR="00421A3E" w:rsidRPr="0047749A" w:rsidRDefault="00421A3E" w:rsidP="0047749A">
            <w:pPr>
              <w:rPr>
                <w:b/>
                <w:bCs/>
                <w:sz w:val="15"/>
                <w:szCs w:val="15"/>
              </w:rPr>
            </w:pPr>
            <w:r>
              <w:rPr>
                <w:sz w:val="15"/>
                <w:szCs w:val="15"/>
              </w:rPr>
              <w:t>d= 0.36</w:t>
            </w:r>
          </w:p>
        </w:tc>
        <w:tc>
          <w:tcPr>
            <w:tcW w:w="826" w:type="dxa"/>
            <w:shd w:val="clear" w:color="auto" w:fill="auto"/>
          </w:tcPr>
          <w:p w14:paraId="7962DE67" w14:textId="77777777" w:rsidR="0047749A" w:rsidRDefault="0047749A" w:rsidP="0047749A">
            <w:pPr>
              <w:rPr>
                <w:sz w:val="15"/>
                <w:szCs w:val="15"/>
              </w:rPr>
            </w:pPr>
            <w:r w:rsidRPr="0047749A">
              <w:rPr>
                <w:i/>
                <w:iCs/>
                <w:sz w:val="15"/>
                <w:szCs w:val="15"/>
              </w:rPr>
              <w:t xml:space="preserve">p </w:t>
            </w:r>
            <w:r>
              <w:rPr>
                <w:sz w:val="15"/>
                <w:szCs w:val="15"/>
              </w:rPr>
              <w:t>= .54</w:t>
            </w:r>
          </w:p>
          <w:p w14:paraId="1DCE1874" w14:textId="51C41673" w:rsidR="00421A3E" w:rsidRPr="00716D00" w:rsidRDefault="00421A3E" w:rsidP="0047749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d= 0.48</w:t>
            </w:r>
          </w:p>
        </w:tc>
        <w:tc>
          <w:tcPr>
            <w:tcW w:w="708" w:type="dxa"/>
            <w:shd w:val="clear" w:color="auto" w:fill="auto"/>
          </w:tcPr>
          <w:p w14:paraId="068CC920" w14:textId="5F597580" w:rsidR="0047749A" w:rsidRPr="00716D00" w:rsidRDefault="0047749A" w:rsidP="0047749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20.90 (10.80)</w:t>
            </w:r>
          </w:p>
        </w:tc>
        <w:tc>
          <w:tcPr>
            <w:tcW w:w="709" w:type="dxa"/>
            <w:shd w:val="clear" w:color="auto" w:fill="auto"/>
          </w:tcPr>
          <w:p w14:paraId="620C7FD4" w14:textId="7195680E" w:rsidR="0047749A" w:rsidRPr="00716D00" w:rsidRDefault="0047749A" w:rsidP="0047749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18.40 (10.60)</w:t>
            </w:r>
          </w:p>
        </w:tc>
        <w:tc>
          <w:tcPr>
            <w:tcW w:w="934" w:type="dxa"/>
            <w:shd w:val="clear" w:color="auto" w:fill="auto"/>
          </w:tcPr>
          <w:p w14:paraId="4F37F0FD" w14:textId="77777777" w:rsidR="0047749A" w:rsidRDefault="0047749A" w:rsidP="0047749A">
            <w:pPr>
              <w:rPr>
                <w:sz w:val="15"/>
                <w:szCs w:val="15"/>
              </w:rPr>
            </w:pPr>
            <w:r w:rsidRPr="0047749A">
              <w:rPr>
                <w:i/>
                <w:iCs/>
                <w:sz w:val="15"/>
                <w:szCs w:val="15"/>
              </w:rPr>
              <w:t xml:space="preserve">p </w:t>
            </w:r>
            <w:r>
              <w:rPr>
                <w:sz w:val="15"/>
                <w:szCs w:val="15"/>
              </w:rPr>
              <w:t>= .53</w:t>
            </w:r>
          </w:p>
          <w:p w14:paraId="12E7E386" w14:textId="7C7FABD9" w:rsidR="00421A3E" w:rsidRPr="00716D00" w:rsidRDefault="00421A3E" w:rsidP="0047749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d= 0.13</w:t>
            </w:r>
          </w:p>
        </w:tc>
        <w:tc>
          <w:tcPr>
            <w:tcW w:w="782" w:type="dxa"/>
            <w:shd w:val="clear" w:color="auto" w:fill="auto"/>
          </w:tcPr>
          <w:p w14:paraId="6510448C" w14:textId="10015C4B" w:rsidR="0047749A" w:rsidRPr="00716D00" w:rsidRDefault="0047749A" w:rsidP="0047749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No</w:t>
            </w:r>
          </w:p>
        </w:tc>
        <w:tc>
          <w:tcPr>
            <w:tcW w:w="1144" w:type="dxa"/>
            <w:shd w:val="clear" w:color="auto" w:fill="auto"/>
          </w:tcPr>
          <w:p w14:paraId="3C22A9E4" w14:textId="1F3E6A83" w:rsidR="0047749A" w:rsidRPr="00716D00" w:rsidRDefault="0047749A" w:rsidP="0047749A">
            <w:pPr>
              <w:rPr>
                <w:sz w:val="15"/>
                <w:szCs w:val="15"/>
              </w:rPr>
            </w:pPr>
            <w:r w:rsidRPr="00DC6E2D">
              <w:rPr>
                <w:sz w:val="15"/>
                <w:szCs w:val="15"/>
              </w:rPr>
              <w:t>No</w:t>
            </w:r>
          </w:p>
        </w:tc>
        <w:tc>
          <w:tcPr>
            <w:tcW w:w="851" w:type="dxa"/>
            <w:shd w:val="clear" w:color="auto" w:fill="auto"/>
          </w:tcPr>
          <w:p w14:paraId="18DC7369" w14:textId="3888DF15" w:rsidR="0047749A" w:rsidRPr="00716D00" w:rsidRDefault="0047749A" w:rsidP="0047749A">
            <w:pPr>
              <w:rPr>
                <w:sz w:val="15"/>
                <w:szCs w:val="15"/>
              </w:rPr>
            </w:pPr>
            <w:r w:rsidRPr="00DC6E2D">
              <w:rPr>
                <w:sz w:val="15"/>
                <w:szCs w:val="15"/>
              </w:rPr>
              <w:t>No</w:t>
            </w:r>
          </w:p>
        </w:tc>
      </w:tr>
      <w:tr w:rsidR="00AA7499" w:rsidRPr="00716D00" w14:paraId="44F8505A" w14:textId="77777777" w:rsidTr="00421A3E">
        <w:tc>
          <w:tcPr>
            <w:tcW w:w="1132" w:type="dxa"/>
            <w:shd w:val="clear" w:color="auto" w:fill="auto"/>
          </w:tcPr>
          <w:p w14:paraId="1E4C0AA8" w14:textId="77777777" w:rsidR="00AA7499" w:rsidRPr="00716D00" w:rsidRDefault="00AA7499" w:rsidP="00AA7499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</w:p>
        </w:tc>
        <w:tc>
          <w:tcPr>
            <w:tcW w:w="987" w:type="dxa"/>
            <w:shd w:val="clear" w:color="auto" w:fill="auto"/>
          </w:tcPr>
          <w:p w14:paraId="1C4B9587" w14:textId="77777777" w:rsidR="00AA7499" w:rsidRPr="008224BD" w:rsidRDefault="00AA7499" w:rsidP="00AA7499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iCs/>
                <w:color w:val="000000"/>
                <w:sz w:val="15"/>
                <w:szCs w:val="15"/>
                <w:lang w:val="en-US"/>
              </w:rPr>
            </w:pPr>
            <w:r w:rsidRPr="008224BD">
              <w:rPr>
                <w:rFonts w:ascii="Times" w:hAnsi="Times" w:cs="Times"/>
                <w:iCs/>
                <w:color w:val="000000"/>
                <w:sz w:val="15"/>
                <w:szCs w:val="15"/>
                <w:lang w:val="en-US"/>
              </w:rPr>
              <w:t>BITSEA-problem</w:t>
            </w:r>
          </w:p>
          <w:p w14:paraId="66419D1B" w14:textId="37C483E7" w:rsidR="00AA7499" w:rsidRPr="00716D00" w:rsidRDefault="00AA7499" w:rsidP="00AA7499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</w:p>
        </w:tc>
        <w:tc>
          <w:tcPr>
            <w:tcW w:w="705" w:type="dxa"/>
            <w:shd w:val="clear" w:color="auto" w:fill="auto"/>
          </w:tcPr>
          <w:p w14:paraId="7E34F8FC" w14:textId="460CA517" w:rsidR="00AA7499" w:rsidRPr="00716D00" w:rsidRDefault="00AA7499" w:rsidP="00AA7499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17.80 (8.61)</w:t>
            </w:r>
          </w:p>
        </w:tc>
        <w:tc>
          <w:tcPr>
            <w:tcW w:w="706" w:type="dxa"/>
            <w:shd w:val="clear" w:color="auto" w:fill="auto"/>
          </w:tcPr>
          <w:p w14:paraId="5140D621" w14:textId="2D54EB4D" w:rsidR="00AA7499" w:rsidRPr="00716D00" w:rsidRDefault="00AA7499" w:rsidP="00AA7499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12.50 (11.90)</w:t>
            </w:r>
          </w:p>
        </w:tc>
        <w:tc>
          <w:tcPr>
            <w:tcW w:w="709" w:type="dxa"/>
            <w:shd w:val="clear" w:color="auto" w:fill="auto"/>
          </w:tcPr>
          <w:p w14:paraId="3F63901F" w14:textId="1F4A35AD" w:rsidR="00AA7499" w:rsidRPr="00716D00" w:rsidRDefault="00AA7499" w:rsidP="00AA7499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11.30 (14.50)</w:t>
            </w:r>
          </w:p>
        </w:tc>
        <w:tc>
          <w:tcPr>
            <w:tcW w:w="1001" w:type="dxa"/>
            <w:shd w:val="clear" w:color="auto" w:fill="auto"/>
          </w:tcPr>
          <w:p w14:paraId="48F288E4" w14:textId="77777777" w:rsidR="00AA7499" w:rsidRDefault="00AA7499" w:rsidP="00AA7499">
            <w:pPr>
              <w:rPr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>p</w:t>
            </w:r>
            <w:r>
              <w:rPr>
                <w:sz w:val="15"/>
                <w:szCs w:val="15"/>
              </w:rPr>
              <w:t xml:space="preserve"> = .13 </w:t>
            </w:r>
          </w:p>
          <w:p w14:paraId="40040725" w14:textId="17D4EEF9" w:rsidR="00AA7499" w:rsidRPr="00716D00" w:rsidRDefault="00AA7499" w:rsidP="00AA7499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d= 0.64</w:t>
            </w:r>
          </w:p>
        </w:tc>
        <w:tc>
          <w:tcPr>
            <w:tcW w:w="992" w:type="dxa"/>
            <w:shd w:val="clear" w:color="auto" w:fill="auto"/>
          </w:tcPr>
          <w:p w14:paraId="1E52CBC6" w14:textId="22CE5E4B" w:rsidR="00AA7499" w:rsidRPr="00716D00" w:rsidRDefault="00AA7499" w:rsidP="00AA7499">
            <w:pPr>
              <w:rPr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>p = .38 d=</w:t>
            </w:r>
            <w:r>
              <w:rPr>
                <w:sz w:val="15"/>
                <w:szCs w:val="15"/>
              </w:rPr>
              <w:t>0.69</w:t>
            </w:r>
          </w:p>
        </w:tc>
        <w:tc>
          <w:tcPr>
            <w:tcW w:w="708" w:type="dxa"/>
            <w:shd w:val="clear" w:color="auto" w:fill="auto"/>
          </w:tcPr>
          <w:p w14:paraId="6960327C" w14:textId="4BA3A000" w:rsidR="00AA7499" w:rsidRPr="00716D00" w:rsidRDefault="00AA7499" w:rsidP="00AA7499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16.40 (8.88)</w:t>
            </w:r>
          </w:p>
        </w:tc>
        <w:tc>
          <w:tcPr>
            <w:tcW w:w="709" w:type="dxa"/>
            <w:shd w:val="clear" w:color="auto" w:fill="auto"/>
          </w:tcPr>
          <w:p w14:paraId="2A7DAACC" w14:textId="4785BB36" w:rsidR="00AA7499" w:rsidRPr="00716D00" w:rsidRDefault="00AA7499" w:rsidP="00AA7499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13.90 (11.50)</w:t>
            </w:r>
          </w:p>
        </w:tc>
        <w:tc>
          <w:tcPr>
            <w:tcW w:w="709" w:type="dxa"/>
            <w:shd w:val="clear" w:color="auto" w:fill="auto"/>
          </w:tcPr>
          <w:p w14:paraId="320E0F3B" w14:textId="668A1E1E" w:rsidR="00AA7499" w:rsidRPr="00716D00" w:rsidRDefault="00AA7499" w:rsidP="00AA7499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13.30 (15.30)</w:t>
            </w:r>
          </w:p>
        </w:tc>
        <w:tc>
          <w:tcPr>
            <w:tcW w:w="851" w:type="dxa"/>
            <w:shd w:val="clear" w:color="auto" w:fill="auto"/>
          </w:tcPr>
          <w:p w14:paraId="00FAF624" w14:textId="77777777" w:rsidR="00AA7499" w:rsidRDefault="00AA7499" w:rsidP="00AA7499">
            <w:pPr>
              <w:rPr>
                <w:sz w:val="15"/>
                <w:szCs w:val="15"/>
              </w:rPr>
            </w:pPr>
            <w:r w:rsidRPr="001D3075">
              <w:rPr>
                <w:i/>
                <w:iCs/>
                <w:sz w:val="15"/>
                <w:szCs w:val="15"/>
              </w:rPr>
              <w:t>p</w:t>
            </w:r>
            <w:r>
              <w:rPr>
                <w:sz w:val="15"/>
                <w:szCs w:val="15"/>
              </w:rPr>
              <w:t xml:space="preserve"> &gt; </w:t>
            </w:r>
            <w:r w:rsidRPr="007450B3">
              <w:rPr>
                <w:sz w:val="15"/>
                <w:szCs w:val="15"/>
              </w:rPr>
              <w:t>0.99</w:t>
            </w:r>
          </w:p>
          <w:p w14:paraId="056A7080" w14:textId="38A48368" w:rsidR="00AA7499" w:rsidRPr="00716D00" w:rsidRDefault="00AA7499" w:rsidP="00AA7499">
            <w:pPr>
              <w:rPr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>d=</w:t>
            </w:r>
            <w:r>
              <w:rPr>
                <w:sz w:val="15"/>
                <w:szCs w:val="15"/>
              </w:rPr>
              <w:t>0.28</w:t>
            </w:r>
          </w:p>
        </w:tc>
        <w:tc>
          <w:tcPr>
            <w:tcW w:w="826" w:type="dxa"/>
            <w:shd w:val="clear" w:color="auto" w:fill="auto"/>
          </w:tcPr>
          <w:p w14:paraId="14C9E0D6" w14:textId="77777777" w:rsidR="00AA7499" w:rsidRDefault="00AA7499" w:rsidP="00AA7499">
            <w:pPr>
              <w:rPr>
                <w:sz w:val="15"/>
                <w:szCs w:val="15"/>
              </w:rPr>
            </w:pPr>
            <w:r w:rsidRPr="001D3075">
              <w:rPr>
                <w:i/>
                <w:iCs/>
                <w:sz w:val="15"/>
                <w:szCs w:val="15"/>
              </w:rPr>
              <w:t>p</w:t>
            </w:r>
            <w:r>
              <w:rPr>
                <w:sz w:val="15"/>
                <w:szCs w:val="15"/>
              </w:rPr>
              <w:t xml:space="preserve"> &gt; </w:t>
            </w:r>
            <w:r w:rsidRPr="007450B3">
              <w:rPr>
                <w:sz w:val="15"/>
                <w:szCs w:val="15"/>
              </w:rPr>
              <w:t>0.99</w:t>
            </w:r>
          </w:p>
          <w:p w14:paraId="14ABA9CD" w14:textId="6BEE1E3B" w:rsidR="00AA7499" w:rsidRPr="00716D00" w:rsidRDefault="00AA7499" w:rsidP="00AA7499">
            <w:pPr>
              <w:rPr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>d=</w:t>
            </w:r>
            <w:r>
              <w:rPr>
                <w:sz w:val="15"/>
                <w:szCs w:val="15"/>
              </w:rPr>
              <w:t>0.53</w:t>
            </w:r>
          </w:p>
        </w:tc>
        <w:tc>
          <w:tcPr>
            <w:tcW w:w="708" w:type="dxa"/>
            <w:shd w:val="clear" w:color="auto" w:fill="auto"/>
          </w:tcPr>
          <w:p w14:paraId="189DCB55" w14:textId="0D247396" w:rsidR="00AA7499" w:rsidRPr="00716D00" w:rsidRDefault="00AA7499" w:rsidP="00AA7499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15.70 (8.87)</w:t>
            </w:r>
          </w:p>
        </w:tc>
        <w:tc>
          <w:tcPr>
            <w:tcW w:w="709" w:type="dxa"/>
            <w:shd w:val="clear" w:color="auto" w:fill="auto"/>
          </w:tcPr>
          <w:p w14:paraId="788E35A5" w14:textId="3A26242F" w:rsidR="00AA7499" w:rsidRPr="00716D00" w:rsidRDefault="00AA7499" w:rsidP="00AA7499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15.40 (11.10)</w:t>
            </w:r>
          </w:p>
        </w:tc>
        <w:tc>
          <w:tcPr>
            <w:tcW w:w="934" w:type="dxa"/>
            <w:shd w:val="clear" w:color="auto" w:fill="auto"/>
          </w:tcPr>
          <w:p w14:paraId="6375523A" w14:textId="08EC6BE3" w:rsidR="00AA7499" w:rsidRDefault="00AA7499" w:rsidP="00AA7499">
            <w:pPr>
              <w:rPr>
                <w:i/>
                <w:iCs/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>p = .94</w:t>
            </w:r>
          </w:p>
          <w:p w14:paraId="416DA94A" w14:textId="6D80060F" w:rsidR="00AA7499" w:rsidRPr="00716D00" w:rsidRDefault="00AA7499" w:rsidP="00AA7499">
            <w:pPr>
              <w:rPr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>d=</w:t>
            </w:r>
            <w:r>
              <w:rPr>
                <w:sz w:val="15"/>
                <w:szCs w:val="15"/>
              </w:rPr>
              <w:t>0.02</w:t>
            </w:r>
          </w:p>
        </w:tc>
        <w:tc>
          <w:tcPr>
            <w:tcW w:w="782" w:type="dxa"/>
            <w:shd w:val="clear" w:color="auto" w:fill="auto"/>
          </w:tcPr>
          <w:p w14:paraId="27045128" w14:textId="03809ADE" w:rsidR="00AA7499" w:rsidRPr="00716D00" w:rsidRDefault="00AA7499" w:rsidP="00AA7499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No</w:t>
            </w:r>
          </w:p>
        </w:tc>
        <w:tc>
          <w:tcPr>
            <w:tcW w:w="1144" w:type="dxa"/>
            <w:shd w:val="clear" w:color="auto" w:fill="auto"/>
          </w:tcPr>
          <w:p w14:paraId="6BAA2AC5" w14:textId="77C1EEFE" w:rsidR="00AA7499" w:rsidRPr="00716D00" w:rsidRDefault="00AA7499" w:rsidP="00AA7499">
            <w:pPr>
              <w:rPr>
                <w:sz w:val="15"/>
                <w:szCs w:val="15"/>
              </w:rPr>
            </w:pPr>
            <w:r w:rsidRPr="00DC6E2D">
              <w:rPr>
                <w:sz w:val="15"/>
                <w:szCs w:val="15"/>
              </w:rPr>
              <w:t>No</w:t>
            </w:r>
          </w:p>
        </w:tc>
        <w:tc>
          <w:tcPr>
            <w:tcW w:w="851" w:type="dxa"/>
            <w:shd w:val="clear" w:color="auto" w:fill="auto"/>
          </w:tcPr>
          <w:p w14:paraId="7A37AD17" w14:textId="65FA76E4" w:rsidR="00AA7499" w:rsidRPr="00716D00" w:rsidRDefault="00AA7499" w:rsidP="00AA7499">
            <w:pPr>
              <w:rPr>
                <w:sz w:val="15"/>
                <w:szCs w:val="15"/>
              </w:rPr>
            </w:pPr>
            <w:r w:rsidRPr="00DC6E2D">
              <w:rPr>
                <w:sz w:val="15"/>
                <w:szCs w:val="15"/>
              </w:rPr>
              <w:t>No</w:t>
            </w:r>
          </w:p>
        </w:tc>
      </w:tr>
      <w:tr w:rsidR="00AA7499" w:rsidRPr="00716D00" w14:paraId="510182D5" w14:textId="77777777" w:rsidTr="00421A3E">
        <w:tc>
          <w:tcPr>
            <w:tcW w:w="15163" w:type="dxa"/>
            <w:gridSpan w:val="18"/>
            <w:shd w:val="clear" w:color="auto" w:fill="auto"/>
          </w:tcPr>
          <w:p w14:paraId="62AE3A5A" w14:textId="0B372AA9" w:rsidR="00AA7499" w:rsidRPr="007C3F46" w:rsidRDefault="00AA7499" w:rsidP="00AA7499">
            <w:pPr>
              <w:rPr>
                <w:sz w:val="15"/>
                <w:szCs w:val="15"/>
                <w:highlight w:val="yellow"/>
              </w:rPr>
            </w:pPr>
            <w:r>
              <w:rPr>
                <w:rFonts w:ascii="Times" w:hAnsi="Times" w:cs="Times"/>
                <w:sz w:val="15"/>
                <w:szCs w:val="15"/>
              </w:rPr>
              <w:t>*</w:t>
            </w:r>
            <w:r w:rsidRPr="00467679">
              <w:rPr>
                <w:rFonts w:ascii="Times" w:hAnsi="Times" w:cs="Times"/>
                <w:i/>
                <w:iCs/>
                <w:sz w:val="15"/>
                <w:szCs w:val="15"/>
              </w:rPr>
              <w:t xml:space="preserve">p </w:t>
            </w:r>
            <w:r>
              <w:rPr>
                <w:rFonts w:ascii="Times" w:hAnsi="Times" w:cs="Times"/>
                <w:sz w:val="15"/>
                <w:szCs w:val="15"/>
              </w:rPr>
              <w:t xml:space="preserve">&lt; 0.01, ** </w:t>
            </w:r>
            <w:r w:rsidRPr="00467679">
              <w:rPr>
                <w:rFonts w:ascii="Times" w:hAnsi="Times" w:cs="Times"/>
                <w:i/>
                <w:iCs/>
                <w:sz w:val="15"/>
                <w:szCs w:val="15"/>
              </w:rPr>
              <w:t>p</w:t>
            </w:r>
            <w:r>
              <w:rPr>
                <w:rFonts w:ascii="Times" w:hAnsi="Times" w:cs="Times"/>
                <w:sz w:val="15"/>
                <w:szCs w:val="15"/>
              </w:rPr>
              <w:t xml:space="preserve"> &lt; 0.001. </w:t>
            </w:r>
            <w:r w:rsidRPr="00473706">
              <w:rPr>
                <w:rFonts w:ascii="Times" w:hAnsi="Times" w:cs="Times"/>
                <w:i/>
                <w:iCs/>
                <w:sz w:val="14"/>
                <w:szCs w:val="14"/>
              </w:rPr>
              <w:t>Notes.</w:t>
            </w:r>
            <w:r w:rsidRPr="00473706">
              <w:rPr>
                <w:rFonts w:ascii="Times" w:hAnsi="Times" w:cs="Times"/>
                <w:sz w:val="14"/>
                <w:szCs w:val="14"/>
              </w:rPr>
              <w:t xml:space="preserve"> DPICS-LP = Dyadic Parent Child Interaction Coding System – labelled praise; DPICS-NTA = Dyadic Parent Child Interaction Coding System – Negative talk; NICHD-Sensitivity = NICHD Study of Early Child Care and Youth Development: Sensitivity Scales; DRFS =Diamond’s Reflective Functioning Scale; </w:t>
            </w:r>
            <w:r w:rsidRPr="009B0496">
              <w:rPr>
                <w:rFonts w:ascii="Times" w:hAnsi="Times" w:cs="Times"/>
                <w:sz w:val="15"/>
                <w:szCs w:val="15"/>
              </w:rPr>
              <w:t xml:space="preserve"> BITSEA = Brief Infant-Toddler Social Emotional Assessment; CBCL = Child Behavior Checklist</w:t>
            </w:r>
          </w:p>
        </w:tc>
      </w:tr>
      <w:bookmarkEnd w:id="0"/>
      <w:bookmarkEnd w:id="1"/>
    </w:tbl>
    <w:p w14:paraId="50A52562" w14:textId="77777777" w:rsidR="00144C23" w:rsidRDefault="00144C23"/>
    <w:p w14:paraId="57DF20E1" w14:textId="77777777" w:rsidR="00BC7E26" w:rsidRDefault="00BC7E26"/>
    <w:p w14:paraId="7D49ED99" w14:textId="77777777" w:rsidR="00BC7E26" w:rsidRDefault="00BC7E26"/>
    <w:p w14:paraId="122801AB" w14:textId="77777777" w:rsidR="00BC7E26" w:rsidRDefault="00BC7E26"/>
    <w:p w14:paraId="342B30DD" w14:textId="77777777" w:rsidR="00BC7E26" w:rsidRDefault="00BC7E26"/>
    <w:p w14:paraId="7474D63C" w14:textId="77777777" w:rsidR="00BC7E26" w:rsidRDefault="00BC7E26"/>
    <w:p w14:paraId="49F23561" w14:textId="77777777" w:rsidR="00BC7E26" w:rsidRDefault="00BC7E26"/>
    <w:sectPr w:rsidR="00BC7E26" w:rsidSect="002A27DF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4A632B"/>
    <w:multiLevelType w:val="multilevel"/>
    <w:tmpl w:val="5E5C6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E7E3B"/>
    <w:multiLevelType w:val="hybridMultilevel"/>
    <w:tmpl w:val="162E4E24"/>
    <w:lvl w:ilvl="0" w:tplc="8A684C36">
      <w:start w:val="39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4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9FC71AE"/>
    <w:multiLevelType w:val="hybridMultilevel"/>
    <w:tmpl w:val="FF04D0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DF0BB5"/>
    <w:multiLevelType w:val="hybridMultilevel"/>
    <w:tmpl w:val="4CDACBE6"/>
    <w:lvl w:ilvl="0" w:tplc="2604E5F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2612888">
    <w:abstractNumId w:val="2"/>
  </w:num>
  <w:num w:numId="2" w16cid:durableId="710497036">
    <w:abstractNumId w:val="1"/>
  </w:num>
  <w:num w:numId="3" w16cid:durableId="1090851590">
    <w:abstractNumId w:val="3"/>
  </w:num>
  <w:num w:numId="4" w16cid:durableId="718407098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Nancy Briggs">
    <w15:presenceInfo w15:providerId="AD" w15:userId="S::z3518556@ad.unsw.edu.au::37455b18-5acb-43a7-9f0e-a130a504b57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oNotDisplayPageBoundaries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7DF"/>
    <w:rsid w:val="000D5C3D"/>
    <w:rsid w:val="00144C23"/>
    <w:rsid w:val="002A27DF"/>
    <w:rsid w:val="00421A3E"/>
    <w:rsid w:val="0047749A"/>
    <w:rsid w:val="004B49A7"/>
    <w:rsid w:val="006607FF"/>
    <w:rsid w:val="007316C5"/>
    <w:rsid w:val="007342F6"/>
    <w:rsid w:val="007F7473"/>
    <w:rsid w:val="0081334D"/>
    <w:rsid w:val="00A26ED1"/>
    <w:rsid w:val="00AA7499"/>
    <w:rsid w:val="00AF6BF3"/>
    <w:rsid w:val="00BC7E26"/>
    <w:rsid w:val="00DC6E2D"/>
    <w:rsid w:val="00EA12E9"/>
    <w:rsid w:val="00FB4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AC55C"/>
  <w15:chartTrackingRefBased/>
  <w15:docId w15:val="{ED154A4F-03AB-4876-ADD5-8E9C894B7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27DF"/>
  </w:style>
  <w:style w:type="paragraph" w:styleId="Heading1">
    <w:name w:val="heading 1"/>
    <w:basedOn w:val="Normal"/>
    <w:next w:val="Normal"/>
    <w:link w:val="Heading1Char"/>
    <w:uiPriority w:val="9"/>
    <w:qFormat/>
    <w:rsid w:val="002A2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2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A2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7D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link w:val="NormalWebChar"/>
    <w:uiPriority w:val="99"/>
    <w:unhideWhenUsed/>
    <w:rsid w:val="002A27DF"/>
    <w:pPr>
      <w:spacing w:before="100" w:beforeAutospacing="1" w:after="100" w:afterAutospacing="1" w:line="240" w:lineRule="auto"/>
    </w:pPr>
    <w:rPr>
      <w:rFonts w:ascii="Times" w:eastAsiaTheme="minorEastAsia" w:hAnsi="Times" w:cs="Times New Roman"/>
      <w:kern w:val="0"/>
      <w:sz w:val="20"/>
      <w:szCs w:val="20"/>
      <w14:ligatures w14:val="none"/>
    </w:rPr>
  </w:style>
  <w:style w:type="paragraph" w:customStyle="1" w:styleId="EndNoteBibliographyTitle">
    <w:name w:val="EndNote Bibliography Title"/>
    <w:basedOn w:val="Normal"/>
    <w:link w:val="EndNoteBibliographyTitleChar"/>
    <w:rsid w:val="002A27DF"/>
    <w:pPr>
      <w:spacing w:after="0"/>
      <w:jc w:val="center"/>
    </w:pPr>
    <w:rPr>
      <w:rFonts w:ascii="Calibri" w:eastAsiaTheme="minorEastAsia" w:hAnsi="Calibri" w:cs="Calibri"/>
      <w:noProof/>
      <w:kern w:val="0"/>
      <w:sz w:val="20"/>
      <w:szCs w:val="20"/>
      <w:lang w:val="en-US"/>
      <w14:ligatures w14:val="none"/>
    </w:rPr>
  </w:style>
  <w:style w:type="character" w:customStyle="1" w:styleId="NormalWebChar">
    <w:name w:val="Normal (Web) Char"/>
    <w:basedOn w:val="DefaultParagraphFont"/>
    <w:link w:val="NormalWeb"/>
    <w:uiPriority w:val="99"/>
    <w:rsid w:val="002A27DF"/>
    <w:rPr>
      <w:rFonts w:ascii="Times" w:eastAsiaTheme="minorEastAsia" w:hAnsi="Times" w:cs="Times New Roman"/>
      <w:kern w:val="0"/>
      <w:sz w:val="20"/>
      <w:szCs w:val="20"/>
      <w14:ligatures w14:val="none"/>
    </w:rPr>
  </w:style>
  <w:style w:type="character" w:customStyle="1" w:styleId="EndNoteBibliographyTitleChar">
    <w:name w:val="EndNote Bibliography Title Char"/>
    <w:basedOn w:val="NormalWebChar"/>
    <w:link w:val="EndNoteBibliographyTitle"/>
    <w:rsid w:val="002A27DF"/>
    <w:rPr>
      <w:rFonts w:ascii="Calibri" w:eastAsiaTheme="minorEastAsia" w:hAnsi="Calibri" w:cs="Calibri"/>
      <w:noProof/>
      <w:kern w:val="0"/>
      <w:sz w:val="20"/>
      <w:szCs w:val="20"/>
      <w:lang w:val="en-US"/>
      <w14:ligatures w14:val="none"/>
    </w:rPr>
  </w:style>
  <w:style w:type="paragraph" w:customStyle="1" w:styleId="EndNoteBibliography">
    <w:name w:val="EndNote Bibliography"/>
    <w:basedOn w:val="Normal"/>
    <w:link w:val="EndNoteBibliographyChar"/>
    <w:rsid w:val="002A27DF"/>
    <w:pPr>
      <w:spacing w:line="240" w:lineRule="auto"/>
    </w:pPr>
    <w:rPr>
      <w:rFonts w:ascii="Calibri" w:eastAsiaTheme="minorEastAsia" w:hAnsi="Calibri" w:cs="Calibri"/>
      <w:noProof/>
      <w:kern w:val="0"/>
      <w:sz w:val="20"/>
      <w:szCs w:val="20"/>
      <w:lang w:val="en-US"/>
      <w14:ligatures w14:val="none"/>
    </w:rPr>
  </w:style>
  <w:style w:type="character" w:customStyle="1" w:styleId="EndNoteBibliographyChar">
    <w:name w:val="EndNote Bibliography Char"/>
    <w:basedOn w:val="NormalWebChar"/>
    <w:link w:val="EndNoteBibliography"/>
    <w:rsid w:val="002A27DF"/>
    <w:rPr>
      <w:rFonts w:ascii="Calibri" w:eastAsiaTheme="minorEastAsia" w:hAnsi="Calibri" w:cs="Calibri"/>
      <w:noProof/>
      <w:kern w:val="0"/>
      <w:sz w:val="20"/>
      <w:szCs w:val="2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2A27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27DF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2A27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A27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A27D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27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27DF"/>
    <w:rPr>
      <w:b/>
      <w:bCs/>
      <w:sz w:val="20"/>
      <w:szCs w:val="20"/>
    </w:rPr>
  </w:style>
  <w:style w:type="paragraph" w:customStyle="1" w:styleId="Default">
    <w:name w:val="Default"/>
    <w:rsid w:val="002A27D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  <w14:ligatures w14:val="none"/>
    </w:rPr>
  </w:style>
  <w:style w:type="character" w:customStyle="1" w:styleId="cf01">
    <w:name w:val="cf01"/>
    <w:basedOn w:val="DefaultParagraphFont"/>
    <w:rsid w:val="002A27DF"/>
    <w:rPr>
      <w:rFonts w:ascii="Segoe UI" w:hAnsi="Segoe UI" w:cs="Segoe UI" w:hint="default"/>
      <w:sz w:val="18"/>
      <w:szCs w:val="18"/>
    </w:rPr>
  </w:style>
  <w:style w:type="paragraph" w:customStyle="1" w:styleId="pf0">
    <w:name w:val="pf0"/>
    <w:basedOn w:val="Normal"/>
    <w:rsid w:val="002A27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character" w:customStyle="1" w:styleId="rpc41">
    <w:name w:val="_rpc_41"/>
    <w:basedOn w:val="DefaultParagraphFont"/>
    <w:rsid w:val="002A27DF"/>
  </w:style>
  <w:style w:type="paragraph" w:styleId="Header">
    <w:name w:val="header"/>
    <w:basedOn w:val="Normal"/>
    <w:link w:val="HeaderChar"/>
    <w:uiPriority w:val="99"/>
    <w:unhideWhenUsed/>
    <w:rsid w:val="002A27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27DF"/>
  </w:style>
  <w:style w:type="paragraph" w:styleId="Footer">
    <w:name w:val="footer"/>
    <w:basedOn w:val="Normal"/>
    <w:link w:val="FooterChar"/>
    <w:uiPriority w:val="99"/>
    <w:unhideWhenUsed/>
    <w:rsid w:val="002A27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27DF"/>
  </w:style>
  <w:style w:type="paragraph" w:styleId="Revision">
    <w:name w:val="Revision"/>
    <w:hidden/>
    <w:uiPriority w:val="99"/>
    <w:semiHidden/>
    <w:rsid w:val="002A27DF"/>
    <w:pPr>
      <w:spacing w:after="0" w:line="240" w:lineRule="auto"/>
    </w:pPr>
  </w:style>
  <w:style w:type="character" w:customStyle="1" w:styleId="normaltextrun1">
    <w:name w:val="normaltextrun1"/>
    <w:rsid w:val="002A27DF"/>
  </w:style>
  <w:style w:type="paragraph" w:customStyle="1" w:styleId="paragraph">
    <w:name w:val="paragraph"/>
    <w:basedOn w:val="Normal"/>
    <w:rsid w:val="002A27DF"/>
    <w:pPr>
      <w:spacing w:after="0" w:line="480" w:lineRule="auto"/>
      <w:ind w:firstLine="720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character" w:styleId="Emphasis">
    <w:name w:val="Emphasis"/>
    <w:basedOn w:val="DefaultParagraphFont"/>
    <w:uiPriority w:val="20"/>
    <w:qFormat/>
    <w:rsid w:val="002A27DF"/>
    <w:rPr>
      <w:i/>
      <w:iCs/>
    </w:rPr>
  </w:style>
  <w:style w:type="table" w:styleId="TableGrid">
    <w:name w:val="Table Grid"/>
    <w:basedOn w:val="TableNormal"/>
    <w:uiPriority w:val="39"/>
    <w:rsid w:val="002A27DF"/>
    <w:pPr>
      <w:spacing w:after="0" w:line="240" w:lineRule="auto"/>
    </w:pPr>
    <w:rPr>
      <w:rFonts w:eastAsiaTheme="minorEastAsia"/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420</Words>
  <Characters>2396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Kohlhoff</dc:creator>
  <cp:keywords/>
  <dc:description/>
  <cp:lastModifiedBy>Nancy Briggs</cp:lastModifiedBy>
  <cp:revision>5</cp:revision>
  <dcterms:created xsi:type="dcterms:W3CDTF">2024-10-10T10:05:00Z</dcterms:created>
  <dcterms:modified xsi:type="dcterms:W3CDTF">2024-10-10T23:15:00Z</dcterms:modified>
</cp:coreProperties>
</file>